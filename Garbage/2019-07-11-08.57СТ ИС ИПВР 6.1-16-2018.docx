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AAF" w:rsidRDefault="00192AAF" w:rsidP="00677CBC">
      <w:pPr>
        <w:tabs>
          <w:tab w:val="left" w:pos="3402"/>
          <w:tab w:val="left" w:pos="4111"/>
          <w:tab w:val="left" w:pos="4820"/>
          <w:tab w:val="left" w:pos="8364"/>
        </w:tabs>
        <w:ind w:firstLine="851"/>
        <w:jc w:val="both"/>
        <w:rPr>
          <w:sz w:val="28"/>
        </w:rPr>
      </w:pPr>
    </w:p>
    <w:tbl>
      <w:tblPr>
        <w:tblpPr w:leftFromText="180" w:rightFromText="180" w:vertAnchor="text" w:horzAnchor="margin" w:tblpXSpec="right" w:tblpY="37"/>
        <w:tblW w:w="0" w:type="auto"/>
        <w:tblLook w:val="0000" w:firstRow="0" w:lastRow="0" w:firstColumn="0" w:lastColumn="0" w:noHBand="0" w:noVBand="0"/>
      </w:tblPr>
      <w:tblGrid>
        <w:gridCol w:w="3528"/>
        <w:gridCol w:w="2520"/>
      </w:tblGrid>
      <w:tr w:rsidR="00124181" w:rsidTr="00124181">
        <w:trPr>
          <w:cantSplit/>
          <w:trHeight w:val="540"/>
        </w:trPr>
        <w:tc>
          <w:tcPr>
            <w:tcW w:w="6048" w:type="dxa"/>
            <w:gridSpan w:val="2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УТВЕРЖДАЮ</w:t>
            </w:r>
          </w:p>
        </w:tc>
      </w:tr>
      <w:tr w:rsidR="00124181" w:rsidRPr="00B714EB" w:rsidTr="00124181">
        <w:trPr>
          <w:cantSplit/>
          <w:trHeight w:val="994"/>
        </w:trPr>
        <w:tc>
          <w:tcPr>
            <w:tcW w:w="3528" w:type="dxa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Генеральный директор</w:t>
            </w:r>
          </w:p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</w:p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_____________________</w:t>
            </w:r>
          </w:p>
        </w:tc>
        <w:tc>
          <w:tcPr>
            <w:tcW w:w="2520" w:type="dxa"/>
          </w:tcPr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  <w:r w:rsidRPr="00B714EB">
              <w:rPr>
                <w:sz w:val="28"/>
                <w:szCs w:val="28"/>
              </w:rPr>
              <w:t>Я.В. Новиков</w:t>
            </w: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</w:tc>
      </w:tr>
      <w:tr w:rsidR="00124181" w:rsidTr="00124181">
        <w:trPr>
          <w:cantSplit/>
          <w:trHeight w:val="582"/>
        </w:trPr>
        <w:tc>
          <w:tcPr>
            <w:tcW w:w="3528" w:type="dxa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</w:p>
          <w:p w:rsidR="00124181" w:rsidRDefault="00124181" w:rsidP="00830559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«____»___________20</w:t>
            </w:r>
            <w:r w:rsidR="00830559">
              <w:rPr>
                <w:b/>
                <w:bCs/>
                <w:sz w:val="26"/>
                <w:szCs w:val="26"/>
                <w:lang w:val="en-US"/>
              </w:rPr>
              <w:t xml:space="preserve">18 </w:t>
            </w:r>
            <w:r>
              <w:rPr>
                <w:b/>
                <w:bCs/>
                <w:sz w:val="26"/>
                <w:szCs w:val="26"/>
              </w:rPr>
              <w:t>г.</w:t>
            </w:r>
          </w:p>
        </w:tc>
        <w:tc>
          <w:tcPr>
            <w:tcW w:w="2520" w:type="dxa"/>
            <w:shd w:val="clear" w:color="auto" w:fill="FFFFFF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</w:p>
        </w:tc>
      </w:tr>
    </w:tbl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D810ED" w:rsidRPr="009E0E9F" w:rsidRDefault="009E0E9F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rPrChange w:id="0" w:author="itsupport" w:date="2019-07-11T11:59:00Z">
            <w:rPr>
              <w:sz w:val="28"/>
              <w:lang w:val="en-US"/>
            </w:rPr>
          </w:rPrChange>
        </w:rPr>
      </w:pPr>
      <w:ins w:id="1" w:author="itsupport" w:date="2019-07-11T11:59:00Z">
        <w:r>
          <w:rPr>
            <w:sz w:val="28"/>
          </w:rPr>
          <w:t>црашыурпшыпщшоокп</w:t>
        </w:r>
      </w:ins>
      <w:bookmarkStart w:id="2" w:name="_GoBack"/>
      <w:bookmarkEnd w:id="2"/>
    </w:p>
    <w:p w:rsidR="001A20FC" w:rsidRDefault="001A20FC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A20FC" w:rsidRPr="001A20FC" w:rsidRDefault="001A20FC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8715C6" w:rsidRPr="00D810ED" w:rsidRDefault="00EE5182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  <w:r>
        <w:rPr>
          <w:sz w:val="28"/>
        </w:rPr>
        <w:t>правки</w:t>
      </w:r>
    </w:p>
    <w:p w:rsidR="008E3B5C" w:rsidRDefault="008E3B5C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824F65" w:rsidRPr="00B67EAF" w:rsidRDefault="00824F65" w:rsidP="00824F65">
      <w:pPr>
        <w:pStyle w:val="3"/>
        <w:rPr>
          <w:sz w:val="28"/>
          <w:szCs w:val="28"/>
        </w:rPr>
      </w:pPr>
      <w:r w:rsidRPr="00B67EAF">
        <w:rPr>
          <w:sz w:val="28"/>
          <w:szCs w:val="28"/>
        </w:rPr>
        <w:t>С Т А Н Д А Р Т</w:t>
      </w:r>
      <w:r w:rsidR="00543B56">
        <w:rPr>
          <w:sz w:val="28"/>
          <w:szCs w:val="28"/>
        </w:rPr>
        <w:t xml:space="preserve">  </w:t>
      </w:r>
      <w:r w:rsidRPr="00B67EAF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И Н Т Е</w:t>
      </w:r>
      <w:r w:rsidR="005D3A89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Г Р И Р О В А Н Н О Й</w:t>
      </w:r>
      <w:r w:rsidRPr="00B67EAF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С Т Р У К Т У Р Ы</w:t>
      </w:r>
      <w:r>
        <w:rPr>
          <w:sz w:val="28"/>
          <w:szCs w:val="28"/>
        </w:rPr>
        <w:t xml:space="preserve"> </w:t>
      </w:r>
    </w:p>
    <w:p w:rsidR="00824F65" w:rsidRPr="00B67EAF" w:rsidRDefault="00824F65" w:rsidP="00824F65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CA485C" w:rsidRDefault="00CE1F3B" w:rsidP="00CA485C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CE1F3B">
        <w:rPr>
          <w:b/>
          <w:sz w:val="28"/>
          <w:szCs w:val="28"/>
        </w:rPr>
        <w:t>Общие требования к разработке и рассмотрению инвестиционного проекта для формирования инвестиционного портфеля</w:t>
      </w: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8E3B5C" w:rsidRDefault="008E3B5C" w:rsidP="008E3B5C"/>
    <w:p w:rsidR="005D3A89" w:rsidRDefault="005D3A89" w:rsidP="008E3B5C"/>
    <w:p w:rsidR="005D3A89" w:rsidRDefault="005D3A89" w:rsidP="008E3B5C"/>
    <w:p w:rsidR="004F600D" w:rsidRDefault="004F600D" w:rsidP="008E3B5C"/>
    <w:p w:rsidR="004F600D" w:rsidRDefault="004F600D" w:rsidP="008E3B5C"/>
    <w:p w:rsidR="004F600D" w:rsidRDefault="004F600D" w:rsidP="008E3B5C"/>
    <w:p w:rsidR="005D3A89" w:rsidRDefault="005D3A89" w:rsidP="008E3B5C"/>
    <w:p w:rsidR="008E3B5C" w:rsidRDefault="008E3B5C" w:rsidP="008E3B5C"/>
    <w:p w:rsidR="008E3B5C" w:rsidRDefault="008E3B5C" w:rsidP="008E3B5C"/>
    <w:p w:rsidR="008C0A44" w:rsidRPr="00153904" w:rsidRDefault="000B1073">
      <w:pPr>
        <w:pStyle w:val="40"/>
        <w:rPr>
          <w:b/>
          <w:sz w:val="22"/>
          <w:szCs w:val="22"/>
        </w:rPr>
      </w:pPr>
      <w:r w:rsidRPr="00153904">
        <w:rPr>
          <w:b/>
          <w:sz w:val="22"/>
          <w:szCs w:val="22"/>
        </w:rPr>
        <w:t>М</w:t>
      </w:r>
      <w:r w:rsidR="00480751" w:rsidRPr="00153904">
        <w:rPr>
          <w:b/>
          <w:sz w:val="22"/>
          <w:szCs w:val="22"/>
        </w:rPr>
        <w:t>осква</w:t>
      </w:r>
    </w:p>
    <w:p w:rsidR="006C2671" w:rsidRPr="006C2671" w:rsidRDefault="006C2671" w:rsidP="006C2671"/>
    <w:p w:rsidR="006C2671" w:rsidRDefault="006C2671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  <w:sectPr w:rsidR="006C2671" w:rsidSect="000324A3">
          <w:headerReference w:type="default" r:id="rId8"/>
          <w:footerReference w:type="even" r:id="rId9"/>
          <w:headerReference w:type="first" r:id="rId10"/>
          <w:pgSz w:w="11907" w:h="16840" w:code="9"/>
          <w:pgMar w:top="1134" w:right="680" w:bottom="1134" w:left="1134" w:header="720" w:footer="720" w:gutter="0"/>
          <w:cols w:space="720"/>
        </w:sect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:rsidR="008C0A44" w:rsidRPr="00596555" w:rsidRDefault="008C0A44">
      <w:pPr>
        <w:pStyle w:val="5"/>
        <w:rPr>
          <w:szCs w:val="28"/>
        </w:rPr>
      </w:pPr>
      <w:r w:rsidRPr="00596555">
        <w:rPr>
          <w:szCs w:val="28"/>
        </w:rPr>
        <w:t>Предисловие</w:t>
      </w: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8C0A44" w:rsidRPr="00674F42" w:rsidRDefault="008C0A44" w:rsidP="00E43A9A">
      <w:pPr>
        <w:tabs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  <w:r w:rsidRPr="00674F42">
        <w:rPr>
          <w:sz w:val="26"/>
          <w:szCs w:val="26"/>
        </w:rPr>
        <w:t>1</w:t>
      </w:r>
      <w:r w:rsidR="001A20FC" w:rsidRPr="001A20FC">
        <w:rPr>
          <w:sz w:val="26"/>
          <w:szCs w:val="26"/>
        </w:rPr>
        <w:tab/>
      </w:r>
      <w:r w:rsidR="00E43A9A">
        <w:rPr>
          <w:sz w:val="26"/>
          <w:szCs w:val="26"/>
        </w:rPr>
        <w:t>Р</w:t>
      </w:r>
      <w:r w:rsidRPr="00674F42">
        <w:rPr>
          <w:sz w:val="26"/>
          <w:szCs w:val="26"/>
        </w:rPr>
        <w:t xml:space="preserve">АЗРАБОТАН </w:t>
      </w:r>
      <w:r w:rsidR="00E41A1C">
        <w:rPr>
          <w:sz w:val="26"/>
          <w:szCs w:val="26"/>
        </w:rPr>
        <w:t xml:space="preserve">Департаментом </w:t>
      </w:r>
      <w:r w:rsidR="00B822B9">
        <w:rPr>
          <w:sz w:val="26"/>
          <w:szCs w:val="26"/>
        </w:rPr>
        <w:t>стратегического развития</w:t>
      </w:r>
      <w:r w:rsidR="00674F42" w:rsidRPr="00674F42">
        <w:rPr>
          <w:sz w:val="26"/>
          <w:szCs w:val="26"/>
        </w:rPr>
        <w:t xml:space="preserve"> </w:t>
      </w:r>
      <w:r w:rsidR="00153904" w:rsidRPr="00153904">
        <w:rPr>
          <w:sz w:val="26"/>
          <w:szCs w:val="26"/>
        </w:rPr>
        <w:t>АО «Концерн ВКО «Алмаз</w:t>
      </w:r>
      <w:r w:rsidR="00DC71B8">
        <w:rPr>
          <w:sz w:val="26"/>
          <w:szCs w:val="26"/>
        </w:rPr>
        <w:t xml:space="preserve"> </w:t>
      </w:r>
      <w:r w:rsidR="00DC71B8" w:rsidRPr="006A21EA">
        <w:rPr>
          <w:sz w:val="26"/>
          <w:szCs w:val="26"/>
        </w:rPr>
        <w:t>–</w:t>
      </w:r>
      <w:r w:rsidR="00DC71B8">
        <w:rPr>
          <w:sz w:val="26"/>
          <w:szCs w:val="26"/>
        </w:rPr>
        <w:t xml:space="preserve"> </w:t>
      </w:r>
      <w:r w:rsidR="00153904" w:rsidRPr="00153904">
        <w:rPr>
          <w:sz w:val="26"/>
          <w:szCs w:val="26"/>
        </w:rPr>
        <w:t>Антей»</w:t>
      </w:r>
    </w:p>
    <w:p w:rsidR="008C0A44" w:rsidRPr="001A20FC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1A20FC" w:rsidRPr="001A20FC" w:rsidRDefault="001A20FC" w:rsidP="001A20FC">
      <w:pPr>
        <w:tabs>
          <w:tab w:val="left" w:pos="851"/>
          <w:tab w:val="left" w:pos="144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  <w:r w:rsidRPr="001A20FC">
        <w:rPr>
          <w:sz w:val="26"/>
          <w:szCs w:val="26"/>
        </w:rPr>
        <w:t>2</w:t>
      </w:r>
      <w:r w:rsidRPr="001A20FC">
        <w:rPr>
          <w:sz w:val="26"/>
          <w:szCs w:val="26"/>
        </w:rPr>
        <w:tab/>
        <w:t>ПРИНЯТ И ВВЕДЕН В ДЕЙСТВИЕ Приказом генерального директора АО Концерн ВКО «Алмаз</w:t>
      </w:r>
      <w:r w:rsidR="00E42F2B" w:rsidRPr="00E42F2B">
        <w:rPr>
          <w:sz w:val="26"/>
          <w:szCs w:val="26"/>
        </w:rPr>
        <w:t xml:space="preserve"> – </w:t>
      </w:r>
      <w:r w:rsidRPr="001A20FC">
        <w:rPr>
          <w:sz w:val="26"/>
          <w:szCs w:val="26"/>
        </w:rPr>
        <w:t xml:space="preserve">Антей» от </w:t>
      </w:r>
      <w:r w:rsidR="001D0C09">
        <w:rPr>
          <w:sz w:val="26"/>
          <w:szCs w:val="26"/>
        </w:rPr>
        <w:t xml:space="preserve"> «10</w:t>
      </w:r>
      <w:r w:rsidRPr="001A20FC">
        <w:rPr>
          <w:sz w:val="26"/>
          <w:szCs w:val="26"/>
        </w:rPr>
        <w:t xml:space="preserve"> » </w:t>
      </w:r>
      <w:r w:rsidR="001D0C09">
        <w:rPr>
          <w:sz w:val="26"/>
          <w:szCs w:val="26"/>
        </w:rPr>
        <w:t>июля</w:t>
      </w:r>
      <w:r w:rsidRPr="001A20FC">
        <w:rPr>
          <w:sz w:val="26"/>
          <w:szCs w:val="26"/>
        </w:rPr>
        <w:t xml:space="preserve"> 20</w:t>
      </w:r>
      <w:r w:rsidR="007507F5" w:rsidRPr="007507F5">
        <w:rPr>
          <w:sz w:val="26"/>
          <w:szCs w:val="26"/>
        </w:rPr>
        <w:t>18</w:t>
      </w:r>
      <w:r w:rsidRPr="001A20FC">
        <w:rPr>
          <w:sz w:val="26"/>
          <w:szCs w:val="26"/>
        </w:rPr>
        <w:t xml:space="preserve"> г. № </w:t>
      </w:r>
      <w:r w:rsidR="001D0C09">
        <w:rPr>
          <w:sz w:val="26"/>
          <w:szCs w:val="26"/>
        </w:rPr>
        <w:t>183</w:t>
      </w:r>
    </w:p>
    <w:p w:rsidR="001A20FC" w:rsidRPr="001A20FC" w:rsidRDefault="001A20F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Pr="00674F42" w:rsidRDefault="001A20FC" w:rsidP="00F552F7">
      <w:pPr>
        <w:tabs>
          <w:tab w:val="left" w:pos="851"/>
          <w:tab w:val="left" w:pos="144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  <w:r w:rsidRPr="001A20FC">
        <w:rPr>
          <w:sz w:val="26"/>
          <w:szCs w:val="26"/>
        </w:rPr>
        <w:t>3</w:t>
      </w:r>
      <w:r w:rsidRPr="001A20FC">
        <w:rPr>
          <w:sz w:val="26"/>
          <w:szCs w:val="26"/>
        </w:rPr>
        <w:tab/>
      </w:r>
      <w:r w:rsidR="00EC5C52" w:rsidRPr="00674F42">
        <w:rPr>
          <w:sz w:val="26"/>
          <w:szCs w:val="26"/>
        </w:rPr>
        <w:t>Настоящий стандарт разработан</w:t>
      </w:r>
      <w:r w:rsidR="00696DBF">
        <w:rPr>
          <w:sz w:val="26"/>
          <w:szCs w:val="26"/>
        </w:rPr>
        <w:t xml:space="preserve"> </w:t>
      </w:r>
      <w:r w:rsidR="00153904">
        <w:rPr>
          <w:sz w:val="26"/>
          <w:szCs w:val="26"/>
        </w:rPr>
        <w:t>на основании</w:t>
      </w:r>
      <w:r w:rsidR="00CE1F3B">
        <w:rPr>
          <w:sz w:val="26"/>
          <w:szCs w:val="26"/>
        </w:rPr>
        <w:t xml:space="preserve"> </w:t>
      </w:r>
      <w:r w:rsidR="00CE1F3B" w:rsidRPr="00CE1F3B">
        <w:rPr>
          <w:sz w:val="26"/>
          <w:szCs w:val="26"/>
        </w:rPr>
        <w:t>СТО ИПВР 6.1</w:t>
      </w:r>
      <w:r w:rsidR="00DC71B8" w:rsidRPr="006A21EA">
        <w:rPr>
          <w:sz w:val="26"/>
          <w:szCs w:val="26"/>
        </w:rPr>
        <w:t>–</w:t>
      </w:r>
      <w:r w:rsidR="00CE1F3B" w:rsidRPr="00CE1F3B">
        <w:rPr>
          <w:sz w:val="26"/>
          <w:szCs w:val="26"/>
        </w:rPr>
        <w:t>13</w:t>
      </w:r>
      <w:r w:rsidR="00AA0D28">
        <w:rPr>
          <w:sz w:val="26"/>
          <w:szCs w:val="26"/>
        </w:rPr>
        <w:t xml:space="preserve"> и с учетом рекомендаций СТО ИПВР 4.2–01</w:t>
      </w:r>
    </w:p>
    <w:p w:rsidR="00192AAF" w:rsidRDefault="00192AAF" w:rsidP="00A30D46">
      <w:pPr>
        <w:tabs>
          <w:tab w:val="left" w:pos="540"/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Pr="00CA373B" w:rsidRDefault="001A20FC" w:rsidP="00A30D46">
      <w:pPr>
        <w:tabs>
          <w:tab w:val="left" w:pos="540"/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  <w:r w:rsidRPr="009C1EFD">
        <w:rPr>
          <w:sz w:val="26"/>
          <w:szCs w:val="26"/>
        </w:rPr>
        <w:t>4</w:t>
      </w:r>
      <w:r w:rsidR="00E43A9A">
        <w:rPr>
          <w:sz w:val="26"/>
          <w:szCs w:val="26"/>
        </w:rPr>
        <w:tab/>
      </w:r>
      <w:r w:rsidR="00DF51EE" w:rsidRPr="00600E0C">
        <w:rPr>
          <w:sz w:val="26"/>
          <w:szCs w:val="26"/>
        </w:rPr>
        <w:t xml:space="preserve">ВВЕДЕН </w:t>
      </w:r>
      <w:r w:rsidR="00CE1F3B">
        <w:rPr>
          <w:sz w:val="26"/>
          <w:szCs w:val="26"/>
        </w:rPr>
        <w:t>ВПЕРВЫЕ</w:t>
      </w:r>
      <w:r w:rsidR="009E7F53" w:rsidRPr="00600E0C">
        <w:rPr>
          <w:sz w:val="26"/>
          <w:szCs w:val="26"/>
        </w:rPr>
        <w:t xml:space="preserve"> </w:t>
      </w: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 w:rsidP="00605406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P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74F42" w:rsidRDefault="00674F42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74F42" w:rsidRDefault="00674F42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05406" w:rsidRDefault="00605406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B21DFF" w:rsidRDefault="00B21DFF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B21DFF" w:rsidRDefault="00B21DFF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2970AC" w:rsidRDefault="002970A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2970AC" w:rsidRDefault="002970A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596555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2"/>
          <w:szCs w:val="22"/>
        </w:rPr>
      </w:pPr>
      <w:r w:rsidRPr="00596555">
        <w:rPr>
          <w:sz w:val="22"/>
          <w:szCs w:val="22"/>
        </w:rPr>
        <w:t>_________________________________________________________________</w:t>
      </w:r>
      <w:r w:rsidR="00276D88" w:rsidRPr="00596555">
        <w:rPr>
          <w:sz w:val="22"/>
          <w:szCs w:val="22"/>
        </w:rPr>
        <w:t>_____</w:t>
      </w:r>
      <w:r w:rsidR="00596555">
        <w:rPr>
          <w:sz w:val="22"/>
          <w:szCs w:val="22"/>
        </w:rPr>
        <w:t>___________________</w:t>
      </w:r>
      <w:r w:rsidR="006D195F">
        <w:rPr>
          <w:sz w:val="22"/>
          <w:szCs w:val="22"/>
        </w:rPr>
        <w:t>__</w:t>
      </w:r>
    </w:p>
    <w:p w:rsidR="000563DD" w:rsidRDefault="008C0A44" w:rsidP="000563DD">
      <w:pPr>
        <w:pStyle w:val="31"/>
        <w:rPr>
          <w:sz w:val="22"/>
          <w:szCs w:val="22"/>
        </w:rPr>
      </w:pPr>
      <w:r w:rsidRPr="00596555">
        <w:rPr>
          <w:sz w:val="22"/>
          <w:szCs w:val="22"/>
        </w:rPr>
        <w:t>Настоящий стандарт не может быть полностью или частично воспроизведен, тиражирован и распространен в качестве официального издания без разрешения генерального директора (</w:t>
      </w:r>
      <w:r w:rsidR="0049429C" w:rsidRPr="00596555">
        <w:rPr>
          <w:sz w:val="22"/>
          <w:szCs w:val="22"/>
        </w:rPr>
        <w:t xml:space="preserve">ответственного и </w:t>
      </w:r>
      <w:r w:rsidRPr="00596555">
        <w:rPr>
          <w:sz w:val="22"/>
          <w:szCs w:val="22"/>
        </w:rPr>
        <w:t>полномочного представителя руководства по системе менеджмента качества) АО «Концерн В</w:t>
      </w:r>
      <w:r w:rsidR="00506F26">
        <w:rPr>
          <w:sz w:val="22"/>
          <w:szCs w:val="22"/>
        </w:rPr>
        <w:t>К</w:t>
      </w:r>
      <w:r w:rsidRPr="00596555">
        <w:rPr>
          <w:sz w:val="22"/>
          <w:szCs w:val="22"/>
        </w:rPr>
        <w:t>О «Ал</w:t>
      </w:r>
      <w:r w:rsidR="005649CF" w:rsidRPr="00596555">
        <w:rPr>
          <w:sz w:val="22"/>
          <w:szCs w:val="22"/>
        </w:rPr>
        <w:t>маз</w:t>
      </w:r>
      <w:r w:rsidR="000B1D5A">
        <w:rPr>
          <w:sz w:val="22"/>
          <w:szCs w:val="22"/>
        </w:rPr>
        <w:t xml:space="preserve"> – </w:t>
      </w:r>
      <w:r w:rsidR="005649CF" w:rsidRPr="00596555">
        <w:rPr>
          <w:sz w:val="22"/>
          <w:szCs w:val="22"/>
        </w:rPr>
        <w:t>Антей»</w:t>
      </w:r>
      <w:r w:rsidR="000563DD">
        <w:rPr>
          <w:sz w:val="22"/>
          <w:szCs w:val="22"/>
        </w:rPr>
        <w:br w:type="page"/>
      </w:r>
    </w:p>
    <w:p w:rsidR="009C392C" w:rsidRPr="00F16C42" w:rsidRDefault="009C392C" w:rsidP="00F16C42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F16C42">
        <w:rPr>
          <w:b/>
          <w:sz w:val="28"/>
          <w:szCs w:val="28"/>
        </w:rPr>
        <w:lastRenderedPageBreak/>
        <w:t>Содержание</w:t>
      </w:r>
    </w:p>
    <w:p w:rsidR="009C392C" w:rsidRPr="00790373" w:rsidRDefault="009C392C" w:rsidP="006448FA">
      <w:pPr>
        <w:rPr>
          <w:sz w:val="26"/>
          <w:szCs w:val="26"/>
        </w:rPr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9360"/>
        <w:gridCol w:w="540"/>
      </w:tblGrid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1 Область применения…………………………………………………………….........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ind w:firstLine="318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 xml:space="preserve">1.1 Общие положения </w:t>
            </w:r>
            <w:r w:rsidR="00B21DFF">
              <w:rPr>
                <w:sz w:val="26"/>
                <w:szCs w:val="26"/>
              </w:rPr>
              <w:t>….</w:t>
            </w:r>
            <w:r w:rsidRPr="00601C02">
              <w:rPr>
                <w:sz w:val="26"/>
                <w:szCs w:val="26"/>
              </w:rPr>
              <w:t>……………………………………………………….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ind w:firstLine="318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1.2 Применение</w:t>
            </w:r>
            <w:r w:rsidR="00B21DFF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………………………………………………………………..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2 Нормативные ссылки……………………………………………………………........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3 Термины, определения и сокращения………………………………………….........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5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 Ответственность…………………………………………………………………........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59285F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5 Описание процесса…………………………………………………………</w:t>
            </w:r>
            <w:r w:rsidR="00B21DFF">
              <w:rPr>
                <w:sz w:val="26"/>
                <w:szCs w:val="26"/>
              </w:rPr>
              <w:t>….</w:t>
            </w:r>
            <w:r w:rsidRPr="00601C02">
              <w:rPr>
                <w:sz w:val="26"/>
                <w:szCs w:val="26"/>
              </w:rPr>
              <w:t>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</w:t>
            </w:r>
            <w:r w:rsidR="000F7448">
              <w:rPr>
                <w:sz w:val="26"/>
                <w:szCs w:val="26"/>
              </w:rPr>
              <w:t>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B55CAD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8A25C3" w:rsidRPr="00601C02" w:rsidTr="00207A17">
        <w:tc>
          <w:tcPr>
            <w:tcW w:w="9360" w:type="dxa"/>
            <w:shd w:val="clear" w:color="auto" w:fill="auto"/>
          </w:tcPr>
          <w:p w:rsidR="008A25C3" w:rsidRDefault="008A25C3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5.1 </w:t>
            </w:r>
            <w:r w:rsidRPr="008A25C3">
              <w:rPr>
                <w:sz w:val="26"/>
                <w:szCs w:val="26"/>
              </w:rPr>
              <w:t>Структура процесса разработки и рассмотрения инвестиционного проекта для формирования инвестиционного портфеля</w:t>
            </w:r>
            <w:r>
              <w:rPr>
                <w:sz w:val="26"/>
                <w:szCs w:val="26"/>
              </w:rPr>
              <w:t>………………………</w:t>
            </w:r>
            <w:r w:rsidR="000F7448">
              <w:rPr>
                <w:sz w:val="26"/>
                <w:szCs w:val="26"/>
              </w:rPr>
              <w:t>...</w:t>
            </w:r>
            <w:r>
              <w:rPr>
                <w:sz w:val="26"/>
                <w:szCs w:val="26"/>
              </w:rPr>
              <w:t>……..</w:t>
            </w:r>
          </w:p>
        </w:tc>
        <w:tc>
          <w:tcPr>
            <w:tcW w:w="540" w:type="dxa"/>
            <w:shd w:val="clear" w:color="auto" w:fill="auto"/>
          </w:tcPr>
          <w:p w:rsidR="008A25C3" w:rsidRDefault="008A25C3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8A25C3" w:rsidRDefault="008A25C3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2</w:t>
            </w:r>
            <w:r w:rsidR="00B21DFF">
              <w:rPr>
                <w:sz w:val="26"/>
                <w:szCs w:val="26"/>
              </w:rPr>
              <w:t> </w:t>
            </w:r>
            <w:r w:rsidR="008E1118">
              <w:rPr>
                <w:sz w:val="26"/>
                <w:szCs w:val="26"/>
              </w:rPr>
              <w:t>Т</w:t>
            </w:r>
            <w:r w:rsidR="00B21DFF" w:rsidRPr="00B21DFF">
              <w:rPr>
                <w:sz w:val="26"/>
                <w:szCs w:val="26"/>
              </w:rPr>
              <w:t>ребования к структуре и содержанию инвестиционного предложения</w:t>
            </w:r>
            <w:r w:rsidR="00B21DFF">
              <w:rPr>
                <w:sz w:val="26"/>
                <w:szCs w:val="26"/>
              </w:rPr>
              <w:t>………………………………………………………</w:t>
            </w:r>
            <w:r w:rsidR="000F7448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……………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667DF5" w:rsidRDefault="00667DF5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firstLine="3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3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Порядок предоставления и оценки инвестиционного предложения</w:t>
            </w:r>
            <w:r w:rsidR="00B21DFF">
              <w:rPr>
                <w:sz w:val="26"/>
                <w:szCs w:val="26"/>
              </w:rPr>
              <w:t>…………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6B3502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9C392C" w:rsidRPr="00601C02" w:rsidTr="00BD0667">
        <w:trPr>
          <w:trHeight w:val="214"/>
        </w:trPr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firstLine="3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4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Требования к структуре и содержанию инвестиционного проекта</w:t>
            </w:r>
            <w:r w:rsidR="00B21DFF">
              <w:rPr>
                <w:sz w:val="26"/>
                <w:szCs w:val="26"/>
              </w:rPr>
              <w:t>………….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B21DFF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55CAD">
              <w:rPr>
                <w:sz w:val="26"/>
                <w:szCs w:val="26"/>
              </w:rPr>
              <w:t>1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5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 xml:space="preserve">Порядок предоставления инвестиционного проекта </w:t>
            </w:r>
            <w:r w:rsidR="00B21DFF">
              <w:rPr>
                <w:sz w:val="26"/>
                <w:szCs w:val="26"/>
              </w:rPr>
              <w:t>……………</w:t>
            </w:r>
            <w:r w:rsidR="00153904">
              <w:rPr>
                <w:sz w:val="26"/>
                <w:szCs w:val="26"/>
              </w:rPr>
              <w:t>……..</w:t>
            </w:r>
            <w:r w:rsidR="00B21DFF">
              <w:rPr>
                <w:sz w:val="26"/>
                <w:szCs w:val="26"/>
              </w:rPr>
              <w:t>……..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CB1C3C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55CAD"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6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Порядок согласования инвестиционного проекта для формирования инвестиционного портфеля</w:t>
            </w:r>
            <w:r w:rsidR="00B21DFF">
              <w:rPr>
                <w:sz w:val="26"/>
                <w:szCs w:val="26"/>
              </w:rPr>
              <w:t>…………………………</w:t>
            </w:r>
            <w:r w:rsidR="00BD0667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…………………………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601C02" w:rsidRDefault="00B55CAD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7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 xml:space="preserve">Порядок отбора инвестиционного </w:t>
            </w:r>
            <w:r w:rsidR="00B21DFF" w:rsidRPr="00E31755">
              <w:rPr>
                <w:sz w:val="26"/>
                <w:szCs w:val="26"/>
              </w:rPr>
              <w:t xml:space="preserve">проекта </w:t>
            </w:r>
            <w:r w:rsidR="00CF05C2">
              <w:rPr>
                <w:sz w:val="26"/>
                <w:szCs w:val="26"/>
              </w:rPr>
              <w:t>и</w:t>
            </w:r>
            <w:r w:rsidR="00B21DFF" w:rsidRPr="00E31755">
              <w:rPr>
                <w:sz w:val="26"/>
                <w:szCs w:val="26"/>
              </w:rPr>
              <w:t xml:space="preserve">нвестиционной комиссией для </w:t>
            </w:r>
            <w:r w:rsidR="00B21DFF" w:rsidRPr="00B21DFF">
              <w:rPr>
                <w:sz w:val="26"/>
                <w:szCs w:val="26"/>
              </w:rPr>
              <w:t>формирования инвестиционного портфеля</w:t>
            </w:r>
            <w:r w:rsidR="00B21DFF">
              <w:rPr>
                <w:sz w:val="26"/>
                <w:szCs w:val="26"/>
              </w:rPr>
              <w:t>………………………</w:t>
            </w:r>
            <w:r w:rsidR="00B67DED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….……….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8C644E" w:rsidRDefault="00F96464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2</w:t>
            </w:r>
            <w:r w:rsidR="008C644E">
              <w:rPr>
                <w:sz w:val="26"/>
                <w:szCs w:val="26"/>
                <w:lang w:val="en-US"/>
              </w:rPr>
              <w:t>3</w:t>
            </w:r>
          </w:p>
        </w:tc>
      </w:tr>
      <w:tr w:rsidR="00256DDA" w:rsidRPr="00601C02" w:rsidTr="00207A17">
        <w:tc>
          <w:tcPr>
            <w:tcW w:w="9360" w:type="dxa"/>
            <w:shd w:val="clear" w:color="auto" w:fill="auto"/>
          </w:tcPr>
          <w:p w:rsidR="00256DDA" w:rsidRDefault="00256DDA" w:rsidP="002F610A">
            <w:pPr>
              <w:spacing w:line="280" w:lineRule="exact"/>
              <w:ind w:left="1735" w:hanging="170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А</w:t>
            </w:r>
            <w:r w:rsidR="00105D88">
              <w:rPr>
                <w:sz w:val="26"/>
                <w:szCs w:val="26"/>
              </w:rPr>
              <w:t xml:space="preserve"> (обязательное)</w:t>
            </w:r>
            <w:r w:rsidRPr="0003414B">
              <w:rPr>
                <w:sz w:val="26"/>
                <w:szCs w:val="26"/>
              </w:rPr>
              <w:t xml:space="preserve"> Блок-схема процесса </w:t>
            </w:r>
            <w:r w:rsidR="00EE6CCD">
              <w:rPr>
                <w:sz w:val="26"/>
                <w:szCs w:val="26"/>
              </w:rPr>
              <w:t xml:space="preserve">разработки и рассмотрения </w:t>
            </w:r>
            <w:r w:rsidRPr="0003414B">
              <w:rPr>
                <w:sz w:val="26"/>
                <w:szCs w:val="26"/>
              </w:rPr>
              <w:t xml:space="preserve">инвестиционного проекта </w:t>
            </w:r>
            <w:r w:rsidR="008E1118">
              <w:rPr>
                <w:sz w:val="26"/>
                <w:szCs w:val="26"/>
              </w:rPr>
              <w:t>…………</w:t>
            </w:r>
            <w:r w:rsidR="00E31D98">
              <w:rPr>
                <w:sz w:val="26"/>
                <w:szCs w:val="26"/>
              </w:rPr>
              <w:t>………………………………</w:t>
            </w:r>
            <w:r w:rsidR="00801F06"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shd w:val="clear" w:color="auto" w:fill="auto"/>
          </w:tcPr>
          <w:p w:rsidR="00256DDA" w:rsidRDefault="00256DDA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EE6CCD">
              <w:rPr>
                <w:sz w:val="26"/>
                <w:szCs w:val="26"/>
              </w:rPr>
              <w:t>5</w:t>
            </w:r>
          </w:p>
        </w:tc>
      </w:tr>
      <w:tr w:rsidR="006223AC" w:rsidRPr="006223AC" w:rsidTr="00207A17">
        <w:tc>
          <w:tcPr>
            <w:tcW w:w="9360" w:type="dxa"/>
            <w:shd w:val="clear" w:color="auto" w:fill="auto"/>
          </w:tcPr>
          <w:p w:rsidR="006223AC" w:rsidRDefault="006223AC" w:rsidP="002F610A">
            <w:pPr>
              <w:spacing w:line="280" w:lineRule="exact"/>
              <w:ind w:left="1735" w:hanging="170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Б </w:t>
            </w:r>
            <w:r w:rsidR="00105D88">
              <w:rPr>
                <w:sz w:val="26"/>
                <w:szCs w:val="26"/>
              </w:rPr>
              <w:t>(</w:t>
            </w:r>
            <w:r w:rsidR="00801F06">
              <w:rPr>
                <w:sz w:val="26"/>
                <w:szCs w:val="26"/>
              </w:rPr>
              <w:t xml:space="preserve">рекомендуемое) </w:t>
            </w:r>
            <w:r w:rsidRPr="007C4212">
              <w:rPr>
                <w:sz w:val="26"/>
                <w:szCs w:val="26"/>
              </w:rPr>
              <w:t>Рекомендации по формированию себестоимости продукции, пред</w:t>
            </w:r>
            <w:r w:rsidR="004E05FA" w:rsidRPr="004E05FA">
              <w:rPr>
                <w:sz w:val="26"/>
                <w:szCs w:val="26"/>
              </w:rPr>
              <w:softHyphen/>
            </w:r>
            <w:r w:rsidRPr="007C4212">
              <w:rPr>
                <w:sz w:val="26"/>
                <w:szCs w:val="26"/>
              </w:rPr>
              <w:t>полагаемой к выпуску, в результате реал</w:t>
            </w:r>
            <w:r>
              <w:rPr>
                <w:sz w:val="26"/>
                <w:szCs w:val="26"/>
              </w:rPr>
              <w:t>изации инвестиционного проекта…………………………………</w:t>
            </w:r>
            <w:r w:rsidR="00B67DED">
              <w:rPr>
                <w:sz w:val="26"/>
                <w:szCs w:val="26"/>
              </w:rPr>
              <w:t>.</w:t>
            </w:r>
            <w:r w:rsidR="00400EAB">
              <w:rPr>
                <w:sz w:val="26"/>
                <w:szCs w:val="26"/>
              </w:rPr>
              <w:t>………...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6223AC" w:rsidRDefault="006223A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D747EB">
              <w:rPr>
                <w:sz w:val="26"/>
                <w:szCs w:val="26"/>
              </w:rPr>
              <w:t>6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CE1F3B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</w:t>
            </w:r>
            <w:r w:rsidR="00F16C42">
              <w:rPr>
                <w:sz w:val="26"/>
                <w:szCs w:val="26"/>
              </w:rPr>
              <w:t> </w:t>
            </w:r>
            <w:r w:rsidR="006223AC">
              <w:rPr>
                <w:sz w:val="26"/>
                <w:szCs w:val="26"/>
              </w:rPr>
              <w:t>В</w:t>
            </w:r>
            <w:r>
              <w:rPr>
                <w:sz w:val="26"/>
                <w:szCs w:val="26"/>
              </w:rPr>
              <w:t xml:space="preserve"> 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B67DED">
              <w:rPr>
                <w:sz w:val="26"/>
                <w:szCs w:val="26"/>
              </w:rPr>
              <w:t>Ф</w:t>
            </w:r>
            <w:r w:rsidR="00641A61">
              <w:rPr>
                <w:sz w:val="26"/>
                <w:szCs w:val="26"/>
              </w:rPr>
              <w:t>ор</w:t>
            </w:r>
            <w:r w:rsidR="00801F06">
              <w:rPr>
                <w:sz w:val="26"/>
                <w:szCs w:val="26"/>
              </w:rPr>
              <w:t>ма инвестиционного предложения…</w:t>
            </w:r>
            <w:r w:rsidR="00B67DED">
              <w:rPr>
                <w:sz w:val="26"/>
                <w:szCs w:val="26"/>
              </w:rPr>
              <w:t>................</w:t>
            </w:r>
            <w:r w:rsidR="009C392C" w:rsidRPr="00601C02">
              <w:rPr>
                <w:sz w:val="26"/>
                <w:szCs w:val="26"/>
              </w:rPr>
              <w:t>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2C4F97" w:rsidRPr="00601C02" w:rsidRDefault="00FA24A7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Приложение</w:t>
            </w:r>
            <w:r w:rsidR="00F16C42">
              <w:rPr>
                <w:sz w:val="26"/>
                <w:szCs w:val="26"/>
              </w:rPr>
              <w:t> </w:t>
            </w:r>
            <w:r w:rsidR="006223AC">
              <w:rPr>
                <w:sz w:val="26"/>
                <w:szCs w:val="26"/>
              </w:rPr>
              <w:t>Г</w:t>
            </w:r>
            <w:r w:rsidR="00F16C42"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="00A1562C" w:rsidRPr="00F16C42">
              <w:rPr>
                <w:sz w:val="26"/>
                <w:szCs w:val="26"/>
              </w:rPr>
              <w:t>орма паспорта инвестиционного проекта</w:t>
            </w:r>
            <w:r w:rsidR="00A1562C">
              <w:rPr>
                <w:sz w:val="26"/>
                <w:szCs w:val="26"/>
              </w:rPr>
              <w:t>…</w:t>
            </w:r>
            <w:r w:rsidR="00801F06">
              <w:rPr>
                <w:sz w:val="26"/>
                <w:szCs w:val="26"/>
              </w:rPr>
              <w:t>…</w:t>
            </w:r>
            <w:r w:rsidR="00A1562C">
              <w:rPr>
                <w:sz w:val="26"/>
                <w:szCs w:val="26"/>
              </w:rPr>
              <w:t>….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BD6BB5" w:rsidRDefault="00F9646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="00D474E4">
              <w:rPr>
                <w:sz w:val="26"/>
                <w:szCs w:val="26"/>
              </w:rPr>
              <w:t>6</w:t>
            </w:r>
          </w:p>
        </w:tc>
      </w:tr>
      <w:tr w:rsidR="0078561C" w:rsidRPr="00601C02" w:rsidTr="006448FA">
        <w:tc>
          <w:tcPr>
            <w:tcW w:w="9360" w:type="dxa"/>
            <w:shd w:val="clear" w:color="auto" w:fill="auto"/>
          </w:tcPr>
          <w:p w:rsidR="0078561C" w:rsidRPr="00601C02" w:rsidRDefault="0078561C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6223AC">
              <w:rPr>
                <w:sz w:val="26"/>
                <w:szCs w:val="26"/>
              </w:rPr>
              <w:t>Д</w:t>
            </w:r>
            <w:r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Pr="00F16C42">
              <w:rPr>
                <w:sz w:val="26"/>
                <w:szCs w:val="26"/>
              </w:rPr>
              <w:t>орма технико-экономического обоснования инвестиционного проекта</w:t>
            </w:r>
            <w:r>
              <w:rPr>
                <w:sz w:val="26"/>
                <w:szCs w:val="26"/>
              </w:rPr>
              <w:t>…</w:t>
            </w:r>
            <w:r w:rsidR="0036768A">
              <w:rPr>
                <w:sz w:val="26"/>
                <w:szCs w:val="26"/>
              </w:rPr>
              <w:t>………………………………………..</w:t>
            </w:r>
            <w:r w:rsidR="00400EAB">
              <w:rPr>
                <w:sz w:val="26"/>
                <w:szCs w:val="26"/>
              </w:rPr>
              <w:t>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78561C" w:rsidRDefault="0078561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</w:tr>
      <w:tr w:rsidR="0078561C" w:rsidRPr="00601C02" w:rsidTr="006448FA">
        <w:tc>
          <w:tcPr>
            <w:tcW w:w="9360" w:type="dxa"/>
            <w:shd w:val="clear" w:color="auto" w:fill="auto"/>
          </w:tcPr>
          <w:p w:rsidR="0078561C" w:rsidRPr="00601C02" w:rsidRDefault="0078561C" w:rsidP="002F610A">
            <w:pPr>
              <w:spacing w:line="280" w:lineRule="exact"/>
              <w:ind w:left="1735" w:hanging="1735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6223AC">
              <w:rPr>
                <w:sz w:val="26"/>
                <w:szCs w:val="26"/>
              </w:rPr>
              <w:t>Е</w:t>
            </w:r>
            <w:r>
              <w:rPr>
                <w:sz w:val="26"/>
                <w:szCs w:val="26"/>
              </w:rPr>
              <w:t xml:space="preserve"> 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E17BE3">
              <w:rPr>
                <w:sz w:val="26"/>
                <w:szCs w:val="26"/>
              </w:rPr>
              <w:t>К</w:t>
            </w:r>
            <w:r w:rsidR="00355076">
              <w:rPr>
                <w:sz w:val="26"/>
                <w:szCs w:val="26"/>
              </w:rPr>
              <w:t>лассы</w:t>
            </w:r>
            <w:r w:rsidRPr="00F16C42">
              <w:rPr>
                <w:sz w:val="26"/>
                <w:szCs w:val="26"/>
              </w:rPr>
              <w:t xml:space="preserve"> инвестиционных проектов </w:t>
            </w:r>
            <w:r w:rsidRPr="00601C02">
              <w:rPr>
                <w:sz w:val="26"/>
                <w:szCs w:val="26"/>
              </w:rPr>
              <w:t>.....</w:t>
            </w:r>
            <w:r>
              <w:rPr>
                <w:sz w:val="26"/>
                <w:szCs w:val="26"/>
              </w:rPr>
              <w:t>.</w:t>
            </w:r>
            <w:r w:rsidR="00E17BE3">
              <w:rPr>
                <w:sz w:val="26"/>
                <w:szCs w:val="26"/>
              </w:rPr>
              <w:t>..............</w:t>
            </w:r>
            <w:r>
              <w:rPr>
                <w:sz w:val="26"/>
                <w:szCs w:val="26"/>
              </w:rPr>
              <w:t>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78561C" w:rsidRPr="001351AC" w:rsidRDefault="00D474E4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4</w:t>
            </w:r>
            <w:r w:rsidR="001351AC">
              <w:rPr>
                <w:sz w:val="26"/>
                <w:szCs w:val="26"/>
                <w:lang w:val="en-US"/>
              </w:rPr>
              <w:t>6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A1562C" w:rsidRPr="00601C02" w:rsidRDefault="00F16C4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Приложение</w:t>
            </w:r>
            <w:r w:rsidR="007C4212">
              <w:rPr>
                <w:sz w:val="26"/>
                <w:szCs w:val="26"/>
              </w:rPr>
              <w:t> Ж</w:t>
            </w:r>
            <w:r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(рекомендуемое) </w:t>
            </w:r>
            <w:r w:rsidR="00A1562C" w:rsidRPr="00F16C42">
              <w:rPr>
                <w:sz w:val="26"/>
                <w:szCs w:val="26"/>
              </w:rPr>
              <w:t>Рекомендуемые ключевые показатели эффективности инвестиционных проектов</w:t>
            </w:r>
            <w:r w:rsidR="00A1562C">
              <w:rPr>
                <w:sz w:val="26"/>
                <w:szCs w:val="26"/>
              </w:rPr>
              <w:t>………</w:t>
            </w:r>
            <w:r w:rsidR="00801F06">
              <w:rPr>
                <w:sz w:val="26"/>
                <w:szCs w:val="26"/>
              </w:rPr>
              <w:t>…</w:t>
            </w:r>
            <w:r w:rsidR="009B65CC">
              <w:rPr>
                <w:sz w:val="26"/>
                <w:szCs w:val="26"/>
              </w:rPr>
              <w:t>….</w:t>
            </w:r>
            <w:r w:rsidR="007C4212">
              <w:rPr>
                <w:sz w:val="26"/>
                <w:szCs w:val="26"/>
              </w:rPr>
              <w:t>..</w:t>
            </w:r>
            <w:r w:rsidR="00A1562C">
              <w:rPr>
                <w:sz w:val="26"/>
                <w:szCs w:val="26"/>
              </w:rPr>
              <w:t>…………..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F16C42" w:rsidRPr="001351AC" w:rsidRDefault="001351AC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49</w:t>
            </w:r>
          </w:p>
        </w:tc>
      </w:tr>
      <w:tr w:rsidR="006223AC" w:rsidRPr="00601C02" w:rsidTr="006448FA">
        <w:tc>
          <w:tcPr>
            <w:tcW w:w="9360" w:type="dxa"/>
            <w:shd w:val="clear" w:color="auto" w:fill="auto"/>
          </w:tcPr>
          <w:p w:rsidR="006223AC" w:rsidRDefault="00FC3513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417A15">
              <w:rPr>
                <w:sz w:val="26"/>
                <w:szCs w:val="26"/>
              </w:rPr>
              <w:t>И</w:t>
            </w:r>
            <w:r w:rsidR="006223AC">
              <w:rPr>
                <w:sz w:val="26"/>
                <w:szCs w:val="26"/>
              </w:rPr>
              <w:t> </w:t>
            </w:r>
            <w:r w:rsidR="009B65CC">
              <w:rPr>
                <w:sz w:val="26"/>
                <w:szCs w:val="26"/>
              </w:rPr>
              <w:t xml:space="preserve">(обязательное) </w:t>
            </w:r>
            <w:r w:rsidR="006223AC" w:rsidRPr="00F16C42">
              <w:rPr>
                <w:sz w:val="26"/>
                <w:szCs w:val="26"/>
              </w:rPr>
              <w:t>Оценка влияния реализации инвестиционного проекта на экономические и финансовые показатели предприятия и финансов</w:t>
            </w:r>
            <w:r w:rsidR="00543B56">
              <w:rPr>
                <w:sz w:val="26"/>
                <w:szCs w:val="26"/>
              </w:rPr>
              <w:t>ую</w:t>
            </w:r>
            <w:r w:rsidR="006223AC" w:rsidRPr="00F16C42">
              <w:rPr>
                <w:sz w:val="26"/>
                <w:szCs w:val="26"/>
              </w:rPr>
              <w:t xml:space="preserve"> реализуемост</w:t>
            </w:r>
            <w:r w:rsidR="00543B56">
              <w:rPr>
                <w:sz w:val="26"/>
                <w:szCs w:val="26"/>
              </w:rPr>
              <w:t>ь</w:t>
            </w:r>
            <w:r w:rsidR="006223AC" w:rsidRPr="00F16C42">
              <w:rPr>
                <w:sz w:val="26"/>
                <w:szCs w:val="26"/>
              </w:rPr>
              <w:t xml:space="preserve"> инвестиционного проекта</w:t>
            </w:r>
            <w:r w:rsidR="006223AC">
              <w:rPr>
                <w:sz w:val="26"/>
                <w:szCs w:val="26"/>
              </w:rPr>
              <w:t>……</w:t>
            </w:r>
            <w:r w:rsidR="009B65CC">
              <w:rPr>
                <w:sz w:val="26"/>
                <w:szCs w:val="26"/>
              </w:rPr>
              <w:t>.</w:t>
            </w:r>
            <w:r w:rsidR="006223AC">
              <w:rPr>
                <w:sz w:val="26"/>
                <w:szCs w:val="26"/>
              </w:rPr>
              <w:t>……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6223AC" w:rsidRDefault="006223A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6448FA" w:rsidRDefault="006448FA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6448FA" w:rsidRPr="001351AC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5</w:t>
            </w:r>
            <w:r w:rsidR="001351AC">
              <w:rPr>
                <w:sz w:val="26"/>
                <w:szCs w:val="26"/>
                <w:lang w:val="en-US"/>
              </w:rPr>
              <w:t>1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F16C42" w:rsidRPr="00601C02" w:rsidRDefault="00FC3513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Л</w:t>
            </w:r>
            <w:r w:rsidR="00F16C42">
              <w:rPr>
                <w:sz w:val="26"/>
                <w:szCs w:val="26"/>
              </w:rPr>
              <w:t> </w:t>
            </w:r>
            <w:r w:rsidR="009B65CC">
              <w:rPr>
                <w:sz w:val="26"/>
                <w:szCs w:val="26"/>
              </w:rPr>
              <w:t xml:space="preserve">(рекомендуемое) </w:t>
            </w:r>
            <w:r w:rsidR="00F16C42" w:rsidRPr="00F16C42">
              <w:rPr>
                <w:sz w:val="26"/>
                <w:szCs w:val="26"/>
              </w:rPr>
              <w:t>Обоснование затрат по инвестиционным проектам при строительстве</w:t>
            </w:r>
            <w:r w:rsidR="00812AE4">
              <w:rPr>
                <w:sz w:val="26"/>
                <w:szCs w:val="26"/>
              </w:rPr>
              <w:t xml:space="preserve"> (реконструкции)…</w:t>
            </w:r>
            <w:r w:rsidR="00F16C42">
              <w:rPr>
                <w:sz w:val="26"/>
                <w:szCs w:val="26"/>
              </w:rPr>
              <w:t>……………………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A1562C" w:rsidRPr="001351AC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5</w:t>
            </w:r>
            <w:r w:rsidR="001351AC">
              <w:rPr>
                <w:sz w:val="26"/>
                <w:szCs w:val="26"/>
                <w:lang w:val="en-US"/>
              </w:rPr>
              <w:t>7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F16C42" w:rsidRPr="00601C02" w:rsidRDefault="00F16C4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М</w:t>
            </w:r>
            <w:r>
              <w:rPr>
                <w:sz w:val="26"/>
                <w:szCs w:val="26"/>
              </w:rPr>
              <w:t> </w:t>
            </w:r>
            <w:r w:rsidR="00FC794D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Pr="00F16C42">
              <w:rPr>
                <w:sz w:val="26"/>
                <w:szCs w:val="26"/>
              </w:rPr>
              <w:t>орма заключения</w:t>
            </w:r>
            <w:r w:rsidR="00757CD1">
              <w:rPr>
                <w:sz w:val="26"/>
                <w:szCs w:val="26"/>
              </w:rPr>
              <w:t xml:space="preserve"> (служебной записки)</w:t>
            </w:r>
            <w:r w:rsidRPr="00F16C42">
              <w:rPr>
                <w:sz w:val="26"/>
                <w:szCs w:val="26"/>
              </w:rPr>
              <w:t xml:space="preserve"> профильного подразделения по инвестиционному проекту</w:t>
            </w:r>
            <w:r>
              <w:rPr>
                <w:sz w:val="26"/>
                <w:szCs w:val="26"/>
              </w:rPr>
              <w:t>……</w:t>
            </w:r>
            <w:r w:rsidR="00757CD1">
              <w:rPr>
                <w:sz w:val="26"/>
                <w:szCs w:val="26"/>
              </w:rPr>
              <w:t>…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5B1C73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1</w:t>
            </w:r>
          </w:p>
        </w:tc>
      </w:tr>
      <w:tr w:rsidR="00F16C42" w:rsidRPr="00601C02" w:rsidTr="00BD7646">
        <w:tc>
          <w:tcPr>
            <w:tcW w:w="9360" w:type="dxa"/>
            <w:shd w:val="clear" w:color="auto" w:fill="auto"/>
          </w:tcPr>
          <w:p w:rsidR="00F16C42" w:rsidRPr="00601C02" w:rsidRDefault="007C421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Н</w:t>
            </w:r>
            <w:r w:rsidR="00F16C42">
              <w:rPr>
                <w:sz w:val="26"/>
                <w:szCs w:val="26"/>
              </w:rPr>
              <w:t> </w:t>
            </w:r>
            <w:r w:rsidR="00FC794D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="00F16C42" w:rsidRPr="00F16C42">
              <w:rPr>
                <w:sz w:val="26"/>
                <w:szCs w:val="26"/>
              </w:rPr>
              <w:t>орма итогового заключения по инвестиционному проекту</w:t>
            </w:r>
            <w:r w:rsidR="00F16C42">
              <w:rPr>
                <w:sz w:val="26"/>
                <w:szCs w:val="26"/>
              </w:rPr>
              <w:t>………………………………</w:t>
            </w:r>
            <w:r w:rsidR="009C1EFD" w:rsidRPr="009C1EFD">
              <w:rPr>
                <w:sz w:val="26"/>
                <w:szCs w:val="26"/>
              </w:rPr>
              <w:t>……………………</w:t>
            </w:r>
            <w:r w:rsidR="00F16C42">
              <w:rPr>
                <w:sz w:val="26"/>
                <w:szCs w:val="26"/>
              </w:rPr>
              <w:t>…</w:t>
            </w:r>
            <w:r w:rsidR="005E356A">
              <w:rPr>
                <w:sz w:val="26"/>
                <w:szCs w:val="26"/>
              </w:rPr>
              <w:t>................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5B1C73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2</w:t>
            </w:r>
          </w:p>
        </w:tc>
      </w:tr>
      <w:tr w:rsidR="00F16C42" w:rsidRPr="00601C02" w:rsidTr="00BD7646">
        <w:tc>
          <w:tcPr>
            <w:tcW w:w="9360" w:type="dxa"/>
            <w:shd w:val="clear" w:color="auto" w:fill="auto"/>
          </w:tcPr>
          <w:p w:rsidR="00F16C42" w:rsidRPr="00F12BD6" w:rsidRDefault="00F16C42" w:rsidP="002F610A">
            <w:pPr>
              <w:spacing w:line="280" w:lineRule="exact"/>
              <w:rPr>
                <w:sz w:val="26"/>
                <w:szCs w:val="26"/>
              </w:rPr>
            </w:pPr>
            <w:r w:rsidRPr="00F12BD6">
              <w:rPr>
                <w:sz w:val="26"/>
                <w:szCs w:val="26"/>
              </w:rPr>
              <w:t>Библ</w:t>
            </w:r>
            <w:r w:rsidR="009C1EFD">
              <w:rPr>
                <w:sz w:val="26"/>
                <w:szCs w:val="26"/>
              </w:rPr>
              <w:t>иография……………………………………………………………</w:t>
            </w:r>
            <w:r w:rsidR="009C1EFD">
              <w:rPr>
                <w:sz w:val="26"/>
                <w:szCs w:val="26"/>
                <w:lang w:val="en-US"/>
              </w:rPr>
              <w:t>…</w:t>
            </w:r>
            <w:r w:rsidRPr="00F12BD6">
              <w:rPr>
                <w:sz w:val="26"/>
                <w:szCs w:val="26"/>
              </w:rPr>
              <w:t>……………</w:t>
            </w:r>
          </w:p>
        </w:tc>
        <w:tc>
          <w:tcPr>
            <w:tcW w:w="540" w:type="dxa"/>
            <w:shd w:val="clear" w:color="auto" w:fill="auto"/>
          </w:tcPr>
          <w:p w:rsidR="00F16C42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3</w:t>
            </w:r>
          </w:p>
        </w:tc>
      </w:tr>
      <w:tr w:rsidR="00BD7646" w:rsidRPr="00124181" w:rsidTr="00BD7646">
        <w:tc>
          <w:tcPr>
            <w:tcW w:w="9360" w:type="dxa"/>
            <w:shd w:val="clear" w:color="auto" w:fill="auto"/>
          </w:tcPr>
          <w:p w:rsidR="00BD7646" w:rsidRPr="00BD7646" w:rsidRDefault="00BD7646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Лист регистрации изменений…………………</w:t>
            </w:r>
            <w:r w:rsidR="009C1EFD">
              <w:rPr>
                <w:sz w:val="26"/>
                <w:szCs w:val="26"/>
                <w:lang w:val="en-US"/>
              </w:rPr>
              <w:t>..</w:t>
            </w:r>
            <w:r>
              <w:rPr>
                <w:sz w:val="26"/>
                <w:szCs w:val="26"/>
              </w:rPr>
              <w:t>………………………………………</w:t>
            </w:r>
          </w:p>
        </w:tc>
        <w:tc>
          <w:tcPr>
            <w:tcW w:w="540" w:type="dxa"/>
            <w:shd w:val="clear" w:color="auto" w:fill="auto"/>
          </w:tcPr>
          <w:p w:rsidR="00BD7646" w:rsidRPr="00BD7646" w:rsidRDefault="00BD7646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</w:t>
            </w:r>
          </w:p>
        </w:tc>
      </w:tr>
      <w:tr w:rsidR="00FC794D" w:rsidRPr="009E0E9F" w:rsidTr="00BD7646">
        <w:tc>
          <w:tcPr>
            <w:tcW w:w="9360" w:type="dxa"/>
            <w:shd w:val="clear" w:color="auto" w:fill="auto"/>
          </w:tcPr>
          <w:p w:rsidR="00543B56" w:rsidRPr="00F12BD6" w:rsidRDefault="00FC794D" w:rsidP="00105F79">
            <w:pPr>
              <w:ind w:left="1735" w:hanging="1735"/>
              <w:rPr>
                <w:sz w:val="26"/>
                <w:szCs w:val="26"/>
              </w:rPr>
            </w:pPr>
            <w:r w:rsidRPr="00F12BD6">
              <w:rPr>
                <w:sz w:val="26"/>
                <w:szCs w:val="26"/>
              </w:rPr>
              <w:t xml:space="preserve">Приложение </w:t>
            </w:r>
            <w:r w:rsidR="00971417">
              <w:rPr>
                <w:sz w:val="26"/>
                <w:szCs w:val="26"/>
              </w:rPr>
              <w:t>К</w:t>
            </w:r>
            <w:r w:rsidRPr="00F12BD6">
              <w:rPr>
                <w:sz w:val="26"/>
                <w:szCs w:val="26"/>
              </w:rPr>
              <w:t xml:space="preserve"> </w:t>
            </w:r>
            <w:r w:rsidR="00605BD8" w:rsidRPr="00F12BD6">
              <w:rPr>
                <w:sz w:val="26"/>
                <w:szCs w:val="26"/>
              </w:rPr>
              <w:t xml:space="preserve">(обязательное) </w:t>
            </w:r>
            <w:r w:rsidRPr="00F12BD6">
              <w:rPr>
                <w:sz w:val="26"/>
                <w:szCs w:val="26"/>
              </w:rPr>
              <w:t xml:space="preserve">Шаблон расчета прогнозной модели </w:t>
            </w:r>
          </w:p>
          <w:p w:rsidR="00FC794D" w:rsidRPr="00F12BD6" w:rsidRDefault="00FC794D" w:rsidP="00105F79">
            <w:pPr>
              <w:ind w:left="1735" w:hanging="1735"/>
              <w:rPr>
                <w:sz w:val="26"/>
                <w:szCs w:val="26"/>
                <w:lang w:val="en-US"/>
              </w:rPr>
            </w:pPr>
            <w:r w:rsidRPr="00F12BD6">
              <w:rPr>
                <w:sz w:val="26"/>
                <w:szCs w:val="26"/>
                <w:lang w:val="en-US"/>
              </w:rPr>
              <w:t>(</w:t>
            </w:r>
            <w:r w:rsidRPr="00F12BD6">
              <w:rPr>
                <w:sz w:val="26"/>
                <w:szCs w:val="26"/>
              </w:rPr>
              <w:t>файл</w:t>
            </w:r>
            <w:r w:rsidR="009621ED">
              <w:rPr>
                <w:sz w:val="26"/>
                <w:szCs w:val="26"/>
                <w:lang w:val="en-US"/>
              </w:rPr>
              <w:t xml:space="preserve"> Microsoft</w:t>
            </w:r>
            <w:r w:rsidRPr="00F12BD6">
              <w:rPr>
                <w:sz w:val="26"/>
                <w:szCs w:val="26"/>
                <w:lang w:val="en-US"/>
              </w:rPr>
              <w:t xml:space="preserve"> Excel – </w:t>
            </w:r>
            <w:r w:rsidRPr="00F12BD6">
              <w:rPr>
                <w:kern w:val="28"/>
                <w:sz w:val="26"/>
                <w:szCs w:val="26"/>
                <w:lang w:val="en-US"/>
              </w:rPr>
              <w:t>model</w:t>
            </w:r>
            <w:r w:rsidR="00E37205" w:rsidRPr="00F12BD6">
              <w:rPr>
                <w:kern w:val="28"/>
                <w:sz w:val="26"/>
                <w:szCs w:val="26"/>
                <w:lang w:val="en-US"/>
              </w:rPr>
              <w:t>_</w:t>
            </w:r>
            <w:r w:rsidRPr="00F12BD6">
              <w:rPr>
                <w:kern w:val="28"/>
                <w:sz w:val="26"/>
                <w:szCs w:val="26"/>
                <w:lang w:val="en-US"/>
              </w:rPr>
              <w:t>rascheta.xls</w:t>
            </w:r>
            <w:r w:rsidRPr="00F12BD6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C794D" w:rsidRPr="00536184" w:rsidRDefault="00FC794D" w:rsidP="00105F79">
            <w:pPr>
              <w:rPr>
                <w:sz w:val="26"/>
                <w:szCs w:val="26"/>
                <w:lang w:val="en-US"/>
              </w:rPr>
            </w:pPr>
          </w:p>
        </w:tc>
      </w:tr>
    </w:tbl>
    <w:p w:rsidR="007D7FAC" w:rsidRPr="00536184" w:rsidRDefault="007D7FAC" w:rsidP="00406614">
      <w:pPr>
        <w:jc w:val="center"/>
        <w:rPr>
          <w:lang w:val="en-US"/>
        </w:rPr>
      </w:pPr>
    </w:p>
    <w:p w:rsidR="00F97A26" w:rsidRPr="00536184" w:rsidRDefault="00F97A26" w:rsidP="00F97A26">
      <w:pPr>
        <w:rPr>
          <w:lang w:val="en-US"/>
        </w:rPr>
      </w:pPr>
    </w:p>
    <w:p w:rsidR="002E1003" w:rsidRPr="00B67EAF" w:rsidRDefault="00543B56" w:rsidP="002E1003">
      <w:pPr>
        <w:pStyle w:val="3"/>
        <w:rPr>
          <w:sz w:val="28"/>
          <w:szCs w:val="28"/>
        </w:rPr>
      </w:pPr>
      <w:r w:rsidRPr="00543B56">
        <w:rPr>
          <w:sz w:val="28"/>
          <w:szCs w:val="28"/>
        </w:rPr>
        <w:lastRenderedPageBreak/>
        <w:t>С Т А Н Д А Р Т   И Н Т Е</w:t>
      </w:r>
      <w:r w:rsidR="00E82E65">
        <w:rPr>
          <w:sz w:val="28"/>
          <w:szCs w:val="28"/>
        </w:rPr>
        <w:t xml:space="preserve"> </w:t>
      </w:r>
      <w:r w:rsidRPr="00543B56">
        <w:rPr>
          <w:sz w:val="28"/>
          <w:szCs w:val="28"/>
        </w:rPr>
        <w:t xml:space="preserve">Г Р И Р О В А Н Н О Й   С Т Р У К Т У Р Ы </w:t>
      </w:r>
      <w:r w:rsidR="002E1003">
        <w:rPr>
          <w:sz w:val="28"/>
          <w:szCs w:val="28"/>
        </w:rPr>
        <w:t xml:space="preserve"> </w:t>
      </w:r>
    </w:p>
    <w:p w:rsidR="002E1003" w:rsidRDefault="002E1003" w:rsidP="002E100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BE65A0" w:rsidRDefault="00BE65A0" w:rsidP="00BE65A0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CE1F3B">
        <w:rPr>
          <w:b/>
          <w:sz w:val="28"/>
          <w:szCs w:val="28"/>
        </w:rPr>
        <w:t>Общие требования к разработке и рассмотрению инвестиционного проекта для формирования инвестиционного портфеля</w:t>
      </w:r>
    </w:p>
    <w:p w:rsidR="00882885" w:rsidRPr="00015195" w:rsidRDefault="00882885" w:rsidP="00882885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  <w:r w:rsidRPr="00C843AB">
        <w:rPr>
          <w:sz w:val="28"/>
        </w:rPr>
        <w:t>______________________________________________________________________</w:t>
      </w:r>
    </w:p>
    <w:p w:rsidR="008C0A44" w:rsidRDefault="008C0A44" w:rsidP="0001519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bCs/>
          <w:sz w:val="26"/>
          <w:szCs w:val="26"/>
          <w:lang w:val="en-US"/>
        </w:rPr>
      </w:pPr>
    </w:p>
    <w:p w:rsidR="001A20FC" w:rsidRPr="00E42FD5" w:rsidRDefault="00E42FD5" w:rsidP="00E42FD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</w:r>
      <w:r w:rsidR="001A20FC" w:rsidRPr="00E42FD5">
        <w:rPr>
          <w:b/>
          <w:bCs/>
          <w:sz w:val="26"/>
          <w:szCs w:val="26"/>
          <w:lang w:val="en-US"/>
        </w:rPr>
        <w:t>Дата введения – 20</w:t>
      </w:r>
      <w:r w:rsidR="00830559">
        <w:rPr>
          <w:b/>
          <w:bCs/>
          <w:sz w:val="26"/>
          <w:szCs w:val="26"/>
          <w:lang w:val="en-US"/>
        </w:rPr>
        <w:t xml:space="preserve">18 </w:t>
      </w:r>
      <w:r w:rsidR="001A20FC" w:rsidRPr="00E42FD5">
        <w:rPr>
          <w:b/>
          <w:bCs/>
          <w:sz w:val="26"/>
          <w:szCs w:val="26"/>
          <w:lang w:val="en-US"/>
        </w:rPr>
        <w:t>-         -</w:t>
      </w:r>
    </w:p>
    <w:p w:rsidR="00E42FD5" w:rsidRPr="001A20FC" w:rsidRDefault="00E42FD5" w:rsidP="0001519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bCs/>
          <w:sz w:val="26"/>
          <w:szCs w:val="26"/>
          <w:lang w:val="en-US"/>
        </w:rPr>
      </w:pPr>
    </w:p>
    <w:p w:rsidR="00CE1753" w:rsidRDefault="008C0A44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9F199A">
        <w:rPr>
          <w:b/>
          <w:sz w:val="28"/>
          <w:szCs w:val="28"/>
        </w:rPr>
        <w:t>Область применения</w:t>
      </w:r>
    </w:p>
    <w:p w:rsidR="00B22A84" w:rsidRPr="006C2671" w:rsidRDefault="00B22A84" w:rsidP="006C2671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8C0A44" w:rsidRPr="00F3452A" w:rsidRDefault="008C0A44" w:rsidP="002747EE">
      <w:pPr>
        <w:numPr>
          <w:ilvl w:val="1"/>
          <w:numId w:val="33"/>
        </w:numPr>
        <w:tabs>
          <w:tab w:val="left" w:pos="720"/>
          <w:tab w:val="left" w:pos="126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F3452A">
        <w:rPr>
          <w:b/>
          <w:sz w:val="26"/>
          <w:szCs w:val="26"/>
        </w:rPr>
        <w:t xml:space="preserve">Общие положения </w:t>
      </w:r>
    </w:p>
    <w:p w:rsidR="002E755B" w:rsidRDefault="002E755B" w:rsidP="002E755B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106A20" w:rsidRDefault="002E755B" w:rsidP="002E755B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E755B">
        <w:rPr>
          <w:sz w:val="26"/>
          <w:szCs w:val="26"/>
        </w:rPr>
        <w:t xml:space="preserve">Настоящий стандарт устанавливает порядок подготовки, предоставления и оценки инвестиционного предложения и инвестиционного проекта (паспорта инвестиционного проекта и </w:t>
      </w:r>
      <w:r w:rsidR="00247F0C">
        <w:rPr>
          <w:sz w:val="26"/>
          <w:szCs w:val="26"/>
        </w:rPr>
        <w:t>технико-экономического обоснования инвестиционного проекта</w:t>
      </w:r>
      <w:r w:rsidRPr="002E755B">
        <w:rPr>
          <w:sz w:val="26"/>
          <w:szCs w:val="26"/>
        </w:rPr>
        <w:t>), включение инвестиционного проекта в инвестиционный портфель</w:t>
      </w:r>
      <w:r w:rsidR="00750617">
        <w:rPr>
          <w:sz w:val="26"/>
          <w:szCs w:val="26"/>
        </w:rPr>
        <w:t>.</w:t>
      </w:r>
      <w:r w:rsidR="00E50A0B">
        <w:rPr>
          <w:sz w:val="26"/>
          <w:szCs w:val="26"/>
        </w:rPr>
        <w:t xml:space="preserve"> </w:t>
      </w:r>
    </w:p>
    <w:p w:rsidR="001351EB" w:rsidRPr="006C2671" w:rsidRDefault="001351EB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CE1753" w:rsidRPr="004C7216" w:rsidRDefault="00043E68" w:rsidP="002747EE">
      <w:pPr>
        <w:numPr>
          <w:ilvl w:val="1"/>
          <w:numId w:val="33"/>
        </w:numPr>
        <w:tabs>
          <w:tab w:val="left" w:pos="720"/>
          <w:tab w:val="left" w:pos="126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4C7216">
        <w:rPr>
          <w:b/>
          <w:sz w:val="26"/>
          <w:szCs w:val="26"/>
        </w:rPr>
        <w:t>П</w:t>
      </w:r>
      <w:r w:rsidR="008C0A44" w:rsidRPr="004C7216">
        <w:rPr>
          <w:b/>
          <w:sz w:val="26"/>
          <w:szCs w:val="26"/>
        </w:rPr>
        <w:t>рименени</w:t>
      </w:r>
      <w:r w:rsidRPr="004C7216">
        <w:rPr>
          <w:b/>
          <w:sz w:val="26"/>
          <w:szCs w:val="26"/>
        </w:rPr>
        <w:t>е</w:t>
      </w:r>
    </w:p>
    <w:p w:rsidR="00882885" w:rsidRPr="006C2671" w:rsidRDefault="00882885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570122">
        <w:rPr>
          <w:sz w:val="26"/>
          <w:szCs w:val="26"/>
        </w:rPr>
        <w:t>Требования настоящего стандарта обязательны</w:t>
      </w:r>
      <w:r w:rsidR="00FA5331" w:rsidRPr="00FA5331">
        <w:t xml:space="preserve"> </w:t>
      </w:r>
      <w:r w:rsidR="00FA5331" w:rsidRPr="00FA5331">
        <w:rPr>
          <w:sz w:val="26"/>
          <w:szCs w:val="26"/>
        </w:rPr>
        <w:t>для применения</w:t>
      </w:r>
      <w:r w:rsidRPr="00570122">
        <w:rPr>
          <w:sz w:val="26"/>
          <w:szCs w:val="26"/>
        </w:rPr>
        <w:t xml:space="preserve"> должностны</w:t>
      </w:r>
      <w:r w:rsidR="00FA5331">
        <w:rPr>
          <w:sz w:val="26"/>
          <w:szCs w:val="26"/>
        </w:rPr>
        <w:t>ми</w:t>
      </w:r>
      <w:r w:rsidRPr="00570122">
        <w:rPr>
          <w:sz w:val="26"/>
          <w:szCs w:val="26"/>
        </w:rPr>
        <w:t xml:space="preserve"> лиц</w:t>
      </w:r>
      <w:r w:rsidR="00FA5331">
        <w:rPr>
          <w:sz w:val="26"/>
          <w:szCs w:val="26"/>
        </w:rPr>
        <w:t>ами</w:t>
      </w:r>
      <w:r w:rsidRPr="00570122">
        <w:rPr>
          <w:sz w:val="26"/>
          <w:szCs w:val="26"/>
        </w:rPr>
        <w:t xml:space="preserve"> и структурны</w:t>
      </w:r>
      <w:r w:rsidR="00FA5331">
        <w:rPr>
          <w:sz w:val="26"/>
          <w:szCs w:val="26"/>
        </w:rPr>
        <w:t>ми</w:t>
      </w:r>
      <w:r w:rsidRPr="00570122">
        <w:rPr>
          <w:sz w:val="26"/>
          <w:szCs w:val="26"/>
        </w:rPr>
        <w:t xml:space="preserve"> подразделени</w:t>
      </w:r>
      <w:r w:rsidR="00FA5331">
        <w:rPr>
          <w:sz w:val="26"/>
          <w:szCs w:val="26"/>
        </w:rPr>
        <w:t>ями</w:t>
      </w:r>
      <w:r w:rsidRPr="00570122">
        <w:rPr>
          <w:sz w:val="26"/>
          <w:szCs w:val="26"/>
        </w:rPr>
        <w:t xml:space="preserve"> </w:t>
      </w:r>
      <w:r w:rsidR="00247F0C" w:rsidRPr="00FC0BBE">
        <w:rPr>
          <w:sz w:val="26"/>
          <w:szCs w:val="26"/>
        </w:rPr>
        <w:t xml:space="preserve">АО «Концерн ВКО </w:t>
      </w:r>
      <w:r w:rsidR="00E1793E" w:rsidRPr="00FC0BBE">
        <w:rPr>
          <w:sz w:val="26"/>
          <w:szCs w:val="26"/>
        </w:rPr>
        <w:t>«Алмаз</w:t>
      </w:r>
      <w:r w:rsidR="00E1793E">
        <w:rPr>
          <w:sz w:val="26"/>
          <w:szCs w:val="26"/>
        </w:rPr>
        <w:t xml:space="preserve"> – </w:t>
      </w:r>
      <w:r w:rsidR="00E1793E" w:rsidRPr="00FC0BBE">
        <w:rPr>
          <w:sz w:val="26"/>
          <w:szCs w:val="26"/>
        </w:rPr>
        <w:t>Антей»</w:t>
      </w:r>
      <w:r w:rsidR="00E00FA0">
        <w:rPr>
          <w:sz w:val="26"/>
          <w:szCs w:val="26"/>
        </w:rPr>
        <w:t xml:space="preserve">, а так же </w:t>
      </w:r>
      <w:r w:rsidR="00247F0C">
        <w:rPr>
          <w:sz w:val="26"/>
          <w:szCs w:val="26"/>
        </w:rPr>
        <w:t xml:space="preserve">дочерними обществами </w:t>
      </w:r>
      <w:r w:rsidR="00247F0C" w:rsidRPr="00FC0BBE">
        <w:rPr>
          <w:sz w:val="26"/>
          <w:szCs w:val="26"/>
        </w:rPr>
        <w:t xml:space="preserve">АО «Концерн ВКО </w:t>
      </w:r>
      <w:r w:rsidR="00E1793E" w:rsidRPr="00FC0BBE">
        <w:rPr>
          <w:sz w:val="26"/>
          <w:szCs w:val="26"/>
        </w:rPr>
        <w:t>«Алмаз</w:t>
      </w:r>
      <w:r w:rsidR="00E1793E">
        <w:rPr>
          <w:sz w:val="26"/>
          <w:szCs w:val="26"/>
        </w:rPr>
        <w:t xml:space="preserve"> – </w:t>
      </w:r>
      <w:r w:rsidR="00E1793E" w:rsidRPr="00FC0BBE">
        <w:rPr>
          <w:sz w:val="26"/>
          <w:szCs w:val="26"/>
        </w:rPr>
        <w:t>Антей»</w:t>
      </w:r>
      <w:r w:rsidRPr="00570122">
        <w:rPr>
          <w:sz w:val="26"/>
          <w:szCs w:val="26"/>
        </w:rPr>
        <w:t xml:space="preserve"> при </w:t>
      </w:r>
      <w:r w:rsidR="004D4107" w:rsidRPr="00CE1F3B">
        <w:rPr>
          <w:sz w:val="26"/>
          <w:szCs w:val="26"/>
        </w:rPr>
        <w:t>разработк</w:t>
      </w:r>
      <w:r w:rsidR="004D4107">
        <w:rPr>
          <w:sz w:val="26"/>
          <w:szCs w:val="26"/>
        </w:rPr>
        <w:t>е</w:t>
      </w:r>
      <w:r w:rsidR="004D4107" w:rsidRPr="00CE1F3B">
        <w:rPr>
          <w:sz w:val="26"/>
          <w:szCs w:val="26"/>
        </w:rPr>
        <w:t xml:space="preserve"> и оценк</w:t>
      </w:r>
      <w:r w:rsidR="004D4107">
        <w:rPr>
          <w:sz w:val="26"/>
          <w:szCs w:val="26"/>
        </w:rPr>
        <w:t>е</w:t>
      </w:r>
      <w:r w:rsidR="004D4107" w:rsidRPr="00CE1F3B">
        <w:rPr>
          <w:sz w:val="26"/>
          <w:szCs w:val="26"/>
        </w:rPr>
        <w:t xml:space="preserve"> инвестиционного предложения, </w:t>
      </w:r>
      <w:r w:rsidR="00FA5331">
        <w:rPr>
          <w:sz w:val="26"/>
          <w:szCs w:val="26"/>
        </w:rPr>
        <w:t xml:space="preserve">разработке, </w:t>
      </w:r>
      <w:r w:rsidR="004D4107" w:rsidRPr="00CE1F3B">
        <w:rPr>
          <w:sz w:val="26"/>
          <w:szCs w:val="26"/>
        </w:rPr>
        <w:t>согласовани</w:t>
      </w:r>
      <w:r w:rsidR="004D4107">
        <w:rPr>
          <w:sz w:val="26"/>
          <w:szCs w:val="26"/>
        </w:rPr>
        <w:t xml:space="preserve">и и </w:t>
      </w:r>
      <w:r w:rsidR="004D4107" w:rsidRPr="0095491E">
        <w:rPr>
          <w:sz w:val="26"/>
          <w:szCs w:val="26"/>
        </w:rPr>
        <w:t>отборе</w:t>
      </w:r>
      <w:r w:rsidR="004D4107" w:rsidRPr="00CE1F3B">
        <w:rPr>
          <w:sz w:val="26"/>
          <w:szCs w:val="26"/>
        </w:rPr>
        <w:t xml:space="preserve"> инвестиционн</w:t>
      </w:r>
      <w:r w:rsidR="004D4107">
        <w:rPr>
          <w:sz w:val="26"/>
          <w:szCs w:val="26"/>
        </w:rPr>
        <w:t>ых</w:t>
      </w:r>
      <w:r w:rsidR="004D4107" w:rsidRPr="00CE1F3B">
        <w:rPr>
          <w:sz w:val="26"/>
          <w:szCs w:val="26"/>
        </w:rPr>
        <w:t xml:space="preserve"> проект</w:t>
      </w:r>
      <w:r w:rsidR="004D4107">
        <w:rPr>
          <w:sz w:val="26"/>
          <w:szCs w:val="26"/>
        </w:rPr>
        <w:t>ов</w:t>
      </w:r>
      <w:r w:rsidR="004D4107" w:rsidRPr="00CE1F3B">
        <w:rPr>
          <w:sz w:val="26"/>
          <w:szCs w:val="26"/>
        </w:rPr>
        <w:t xml:space="preserve"> для формирования инвестиционного портфеля</w:t>
      </w:r>
      <w:r w:rsidRPr="00570122">
        <w:rPr>
          <w:sz w:val="26"/>
          <w:szCs w:val="26"/>
        </w:rPr>
        <w:t>.</w:t>
      </w:r>
    </w:p>
    <w:p w:rsidR="00956759" w:rsidRPr="004C7216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570122">
        <w:rPr>
          <w:sz w:val="26"/>
          <w:szCs w:val="26"/>
        </w:rPr>
        <w:t xml:space="preserve">Применение настоящего стандарта в </w:t>
      </w:r>
      <w:r w:rsidR="00247F0C">
        <w:rPr>
          <w:sz w:val="26"/>
          <w:szCs w:val="26"/>
        </w:rPr>
        <w:t>дочернем обществе</w:t>
      </w:r>
      <w:r w:rsidRPr="00570122">
        <w:rPr>
          <w:sz w:val="26"/>
          <w:szCs w:val="26"/>
        </w:rPr>
        <w:t xml:space="preserve"> осуществляется по решению уполномоченного органа </w:t>
      </w:r>
      <w:r w:rsidR="00247F0C">
        <w:rPr>
          <w:sz w:val="26"/>
          <w:szCs w:val="26"/>
        </w:rPr>
        <w:t>дочернего общества</w:t>
      </w:r>
      <w:r w:rsidR="00F4101A">
        <w:rPr>
          <w:sz w:val="26"/>
          <w:szCs w:val="26"/>
        </w:rPr>
        <w:t>.</w:t>
      </w:r>
      <w:r w:rsidR="00354486">
        <w:rPr>
          <w:sz w:val="26"/>
          <w:szCs w:val="26"/>
        </w:rPr>
        <w:t xml:space="preserve"> </w:t>
      </w:r>
    </w:p>
    <w:p w:rsidR="00B652CF" w:rsidRPr="006C2671" w:rsidRDefault="00B652CF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4F76D1" w:rsidRPr="008679C6" w:rsidRDefault="008C0A44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8679C6">
        <w:rPr>
          <w:b/>
          <w:sz w:val="28"/>
          <w:szCs w:val="28"/>
        </w:rPr>
        <w:t>Нормативные ссылки</w:t>
      </w:r>
    </w:p>
    <w:p w:rsidR="00570122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Pr="00C10F2B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C10F2B">
        <w:rPr>
          <w:sz w:val="26"/>
          <w:szCs w:val="26"/>
        </w:rPr>
        <w:t>В настоящем стандарте использованы ссылки на следующие документы:</w:t>
      </w:r>
    </w:p>
    <w:p w:rsidR="001742B0" w:rsidRDefault="001742B0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ГОСТ РВ 15.208</w:t>
      </w:r>
      <w:r w:rsidR="0090008D">
        <w:rPr>
          <w:sz w:val="26"/>
          <w:szCs w:val="26"/>
        </w:rPr>
        <w:t>–2005</w:t>
      </w:r>
      <w:r>
        <w:rPr>
          <w:sz w:val="26"/>
          <w:szCs w:val="26"/>
        </w:rPr>
        <w:t xml:space="preserve"> </w:t>
      </w:r>
      <w:r w:rsidR="0090008D">
        <w:rPr>
          <w:sz w:val="26"/>
          <w:szCs w:val="26"/>
        </w:rPr>
        <w:t>Систем</w:t>
      </w:r>
      <w:r w:rsidR="00D11D5A" w:rsidRPr="00D11D5A">
        <w:rPr>
          <w:sz w:val="26"/>
          <w:szCs w:val="26"/>
        </w:rPr>
        <w:t>а</w:t>
      </w:r>
      <w:r w:rsidR="0090008D">
        <w:rPr>
          <w:sz w:val="26"/>
          <w:szCs w:val="26"/>
        </w:rPr>
        <w:t xml:space="preserve"> разработки и постановки продукции на </w:t>
      </w:r>
      <w:r w:rsidR="0090008D" w:rsidRPr="00D11D5A">
        <w:rPr>
          <w:sz w:val="26"/>
          <w:szCs w:val="26"/>
        </w:rPr>
        <w:t>производство</w:t>
      </w:r>
      <w:r w:rsidR="00762296" w:rsidRPr="00D11D5A">
        <w:rPr>
          <w:sz w:val="26"/>
          <w:szCs w:val="26"/>
        </w:rPr>
        <w:t>. Военная</w:t>
      </w:r>
      <w:r w:rsidR="0090008D" w:rsidRPr="00D11D5A">
        <w:rPr>
          <w:sz w:val="26"/>
          <w:szCs w:val="26"/>
        </w:rPr>
        <w:t xml:space="preserve"> техник</w:t>
      </w:r>
      <w:r w:rsidR="00762296" w:rsidRPr="00D11D5A">
        <w:rPr>
          <w:sz w:val="26"/>
          <w:szCs w:val="26"/>
        </w:rPr>
        <w:t>а</w:t>
      </w:r>
      <w:r w:rsidR="008472F2">
        <w:rPr>
          <w:sz w:val="26"/>
          <w:szCs w:val="26"/>
        </w:rPr>
        <w:t>.</w:t>
      </w:r>
      <w:r w:rsidR="0090008D" w:rsidRPr="00D11D5A">
        <w:rPr>
          <w:sz w:val="26"/>
          <w:szCs w:val="26"/>
        </w:rPr>
        <w:t xml:space="preserve"> Единый сквозной план создания образца (системы, комплекса) и его (их) составных частей</w:t>
      </w:r>
      <w:r w:rsidR="00762296" w:rsidRPr="00D11D5A">
        <w:rPr>
          <w:sz w:val="26"/>
          <w:szCs w:val="26"/>
        </w:rPr>
        <w:t>. Основные положения</w:t>
      </w:r>
    </w:p>
    <w:p w:rsidR="008138E4" w:rsidRPr="00FC0BBE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СТО ИПВР 4.2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01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2006 </w:t>
      </w:r>
      <w:r w:rsidRPr="00FC0BBE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 xml:space="preserve">. </w:t>
      </w:r>
      <w:r w:rsidRPr="00FC0BBE">
        <w:rPr>
          <w:sz w:val="26"/>
          <w:szCs w:val="26"/>
        </w:rPr>
        <w:t>Общие требования к разработке, утверждению, учету, актуализации и отмене документированных процедур системы менеджмента качества</w:t>
      </w:r>
    </w:p>
    <w:p w:rsidR="008138E4" w:rsidRPr="00994D0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СТО ИПВР 6.1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13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2015 Система менеджмента качества. Система управления инвестиционной деятельностью с целью повышения инвестиционной эффективности в АО «Концерн ВКО </w:t>
      </w:r>
      <w:r w:rsidRPr="00FC0BBE">
        <w:rPr>
          <w:sz w:val="26"/>
          <w:szCs w:val="26"/>
        </w:rPr>
        <w:t>«Алмаз</w:t>
      </w:r>
      <w:r>
        <w:rPr>
          <w:sz w:val="26"/>
          <w:szCs w:val="26"/>
        </w:rPr>
        <w:t xml:space="preserve"> – </w:t>
      </w:r>
      <w:r w:rsidRPr="00FC0BBE">
        <w:rPr>
          <w:sz w:val="26"/>
          <w:szCs w:val="26"/>
        </w:rPr>
        <w:t>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E29B5">
        <w:rPr>
          <w:sz w:val="26"/>
          <w:szCs w:val="26"/>
        </w:rPr>
        <w:t>СТО ИПВР 6.3</w:t>
      </w:r>
      <w:r w:rsidRPr="006A21EA">
        <w:rPr>
          <w:sz w:val="26"/>
          <w:szCs w:val="26"/>
        </w:rPr>
        <w:t>–</w:t>
      </w:r>
      <w:r w:rsidRPr="006E29B5">
        <w:rPr>
          <w:sz w:val="26"/>
          <w:szCs w:val="26"/>
        </w:rPr>
        <w:t>03</w:t>
      </w:r>
      <w:r>
        <w:rPr>
          <w:sz w:val="26"/>
          <w:szCs w:val="26"/>
        </w:rPr>
        <w:t>–</w:t>
      </w:r>
      <w:r w:rsidRPr="006E29B5">
        <w:rPr>
          <w:sz w:val="26"/>
          <w:szCs w:val="26"/>
        </w:rPr>
        <w:t>2007</w:t>
      </w:r>
      <w:r>
        <w:rPr>
          <w:sz w:val="26"/>
          <w:szCs w:val="26"/>
        </w:rPr>
        <w:t xml:space="preserve"> Система менеджмента качества. </w:t>
      </w:r>
      <w:r w:rsidRPr="006E29B5">
        <w:rPr>
          <w:sz w:val="26"/>
          <w:szCs w:val="26"/>
        </w:rPr>
        <w:t>Порядок техническ</w:t>
      </w:r>
      <w:r>
        <w:rPr>
          <w:sz w:val="26"/>
          <w:szCs w:val="26"/>
        </w:rPr>
        <w:t xml:space="preserve">ого перевооружения предприятий АО «Концерн ВКО «Алмаз – </w:t>
      </w:r>
      <w:r w:rsidRPr="006E29B5">
        <w:rPr>
          <w:sz w:val="26"/>
          <w:szCs w:val="26"/>
        </w:rPr>
        <w:t>Антей» в ходе их</w:t>
      </w:r>
      <w:r>
        <w:rPr>
          <w:sz w:val="26"/>
          <w:szCs w:val="26"/>
        </w:rPr>
        <w:t xml:space="preserve"> </w:t>
      </w:r>
      <w:r w:rsidRPr="006E29B5">
        <w:rPr>
          <w:sz w:val="26"/>
          <w:szCs w:val="26"/>
        </w:rPr>
        <w:t>реструктуризации и развития</w:t>
      </w:r>
    </w:p>
    <w:p w:rsidR="008138E4" w:rsidRPr="00096C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51487">
        <w:rPr>
          <w:sz w:val="26"/>
          <w:szCs w:val="26"/>
        </w:rPr>
        <w:t>СТО ИПВР</w:t>
      </w:r>
      <w:r>
        <w:rPr>
          <w:sz w:val="26"/>
          <w:szCs w:val="26"/>
        </w:rPr>
        <w:t xml:space="preserve"> </w:t>
      </w:r>
      <w:r w:rsidRPr="00251487">
        <w:rPr>
          <w:sz w:val="26"/>
          <w:szCs w:val="26"/>
        </w:rPr>
        <w:t>7.4</w:t>
      </w:r>
      <w:r w:rsidRPr="006A21EA">
        <w:rPr>
          <w:sz w:val="26"/>
          <w:szCs w:val="26"/>
        </w:rPr>
        <w:t>–</w:t>
      </w:r>
      <w:r w:rsidRPr="00251487">
        <w:rPr>
          <w:sz w:val="26"/>
          <w:szCs w:val="26"/>
        </w:rPr>
        <w:t>06</w:t>
      </w:r>
      <w:r w:rsidRPr="006A21EA">
        <w:rPr>
          <w:sz w:val="26"/>
          <w:szCs w:val="26"/>
        </w:rPr>
        <w:t>–</w:t>
      </w:r>
      <w:r w:rsidRPr="00251487">
        <w:rPr>
          <w:sz w:val="26"/>
          <w:szCs w:val="26"/>
        </w:rPr>
        <w:t>2016</w:t>
      </w:r>
      <w:r w:rsidRPr="00096C92">
        <w:rPr>
          <w:sz w:val="26"/>
          <w:szCs w:val="26"/>
        </w:rPr>
        <w:t xml:space="preserve"> </w:t>
      </w:r>
      <w:r w:rsidRPr="006E29B5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>.</w:t>
      </w:r>
      <w:r w:rsidRPr="00096C92">
        <w:rPr>
          <w:sz w:val="26"/>
          <w:szCs w:val="26"/>
        </w:rPr>
        <w:t xml:space="preserve"> Положение о закупке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СТО ИПВР </w:t>
      </w:r>
      <w:r w:rsidRPr="00CF2EE9">
        <w:rPr>
          <w:sz w:val="26"/>
          <w:szCs w:val="26"/>
        </w:rPr>
        <w:t>7.5</w:t>
      </w:r>
      <w:r w:rsidRPr="006A21EA">
        <w:rPr>
          <w:sz w:val="26"/>
          <w:szCs w:val="26"/>
        </w:rPr>
        <w:t>–</w:t>
      </w:r>
      <w:r w:rsidRPr="00CF2EE9">
        <w:rPr>
          <w:sz w:val="26"/>
          <w:szCs w:val="26"/>
        </w:rPr>
        <w:t>02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2006 </w:t>
      </w:r>
      <w:r w:rsidRPr="00F75092">
        <w:rPr>
          <w:sz w:val="26"/>
          <w:szCs w:val="26"/>
        </w:rPr>
        <w:t>Система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>менеджмента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>качества</w:t>
      </w:r>
      <w:r>
        <w:rPr>
          <w:sz w:val="26"/>
          <w:szCs w:val="26"/>
        </w:rPr>
        <w:t xml:space="preserve">. </w:t>
      </w:r>
      <w:r w:rsidRPr="00F75092">
        <w:rPr>
          <w:sz w:val="26"/>
          <w:szCs w:val="26"/>
        </w:rPr>
        <w:t>Порядок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 xml:space="preserve">перепрофилирования промышленных предприятий АО «Концерн ВКО </w:t>
      </w:r>
      <w:r w:rsidRPr="00FC0BBE">
        <w:rPr>
          <w:sz w:val="26"/>
          <w:szCs w:val="26"/>
        </w:rPr>
        <w:t>«Алмаз</w:t>
      </w:r>
      <w:r>
        <w:rPr>
          <w:sz w:val="26"/>
          <w:szCs w:val="26"/>
        </w:rPr>
        <w:t xml:space="preserve"> – </w:t>
      </w:r>
      <w:r w:rsidRPr="00FC0BBE">
        <w:rPr>
          <w:sz w:val="26"/>
          <w:szCs w:val="26"/>
        </w:rPr>
        <w:t>Антей»</w:t>
      </w:r>
    </w:p>
    <w:p w:rsidR="008138E4" w:rsidRPr="00FA7B29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 xml:space="preserve">МД ИПВР 6.1–03.01–2015 Система менеджмента качества. Порядок формирования и представления на утверждение бюджетов дочерних обществ </w:t>
      </w:r>
      <w:r>
        <w:rPr>
          <w:sz w:val="26"/>
          <w:szCs w:val="26"/>
        </w:rPr>
        <w:t>АО «Концерн ВКО «Алмаз – 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>МД ИПВР</w:t>
      </w:r>
      <w:r>
        <w:rPr>
          <w:sz w:val="26"/>
          <w:szCs w:val="26"/>
        </w:rPr>
        <w:t> </w:t>
      </w:r>
      <w:r w:rsidRPr="006A21EA">
        <w:rPr>
          <w:sz w:val="26"/>
          <w:szCs w:val="26"/>
        </w:rPr>
        <w:t>6.1–12–2015 Система менеджмента качества. Методические рекомендации по моделированию финансово-хозяйственной деятельности АО «Концерн ВКО «Алмаз – Антей» и его дочерних обществ в целях стратегического планирования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CF2EE9">
        <w:rPr>
          <w:sz w:val="26"/>
          <w:szCs w:val="26"/>
        </w:rPr>
        <w:t>МД ИПВР 6.3</w:t>
      </w:r>
      <w:r w:rsidRPr="006A21EA">
        <w:rPr>
          <w:sz w:val="26"/>
          <w:szCs w:val="26"/>
        </w:rPr>
        <w:t>–</w:t>
      </w:r>
      <w:r w:rsidRPr="00CF2EE9">
        <w:rPr>
          <w:sz w:val="26"/>
          <w:szCs w:val="26"/>
        </w:rPr>
        <w:t>03.01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2007</w:t>
      </w:r>
      <w:r w:rsidRPr="00F75092">
        <w:rPr>
          <w:sz w:val="26"/>
          <w:szCs w:val="26"/>
        </w:rPr>
        <w:t xml:space="preserve"> Система менеджмента качества</w:t>
      </w:r>
      <w:r>
        <w:rPr>
          <w:sz w:val="26"/>
          <w:szCs w:val="26"/>
        </w:rPr>
        <w:t>.</w:t>
      </w:r>
      <w:r w:rsidRPr="00F75092">
        <w:rPr>
          <w:sz w:val="26"/>
          <w:szCs w:val="26"/>
        </w:rPr>
        <w:t xml:space="preserve"> Рекомендации по формированию документов по техническому перевооружению АО «Концерн ВКО «Алмаз – Антей» и его предприятий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МД ИПВР 6.3</w:t>
      </w:r>
      <w:r w:rsidRPr="006A21EA">
        <w:rPr>
          <w:sz w:val="26"/>
          <w:szCs w:val="26"/>
        </w:rPr>
        <w:t>–</w:t>
      </w:r>
      <w:r w:rsidRPr="00D27F0B">
        <w:rPr>
          <w:sz w:val="26"/>
          <w:szCs w:val="26"/>
        </w:rPr>
        <w:t>03.02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2007 </w:t>
      </w:r>
      <w:r w:rsidRPr="00F75092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>.</w:t>
      </w:r>
      <w:r w:rsidRPr="00F75092">
        <w:rPr>
          <w:sz w:val="26"/>
          <w:szCs w:val="26"/>
        </w:rPr>
        <w:t xml:space="preserve"> Методика технико-экономического обоснования необходимости приобретения технологического оборудования в процессе технического перевооружения предприятий </w:t>
      </w:r>
      <w:r w:rsidR="00C26A72">
        <w:rPr>
          <w:sz w:val="26"/>
          <w:szCs w:val="26"/>
        </w:rPr>
        <w:t>О</w:t>
      </w:r>
      <w:r w:rsidRPr="00F75092">
        <w:rPr>
          <w:sz w:val="26"/>
          <w:szCs w:val="26"/>
        </w:rPr>
        <w:t xml:space="preserve">АО «Концерн </w:t>
      </w:r>
      <w:r>
        <w:rPr>
          <w:sz w:val="26"/>
          <w:szCs w:val="26"/>
        </w:rPr>
        <w:t>ПВО</w:t>
      </w:r>
      <w:r w:rsidR="00C26A72">
        <w:rPr>
          <w:sz w:val="26"/>
          <w:szCs w:val="26"/>
        </w:rPr>
        <w:t xml:space="preserve"> «Алмаз-</w:t>
      </w:r>
      <w:r w:rsidRPr="00F75092">
        <w:rPr>
          <w:sz w:val="26"/>
          <w:szCs w:val="26"/>
        </w:rPr>
        <w:t>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>МД</w:t>
      </w:r>
      <w:r>
        <w:rPr>
          <w:sz w:val="26"/>
          <w:szCs w:val="26"/>
        </w:rPr>
        <w:t xml:space="preserve"> </w:t>
      </w:r>
      <w:r w:rsidRPr="006A21EA">
        <w:rPr>
          <w:sz w:val="26"/>
          <w:szCs w:val="26"/>
        </w:rPr>
        <w:t>ИПВР</w:t>
      </w:r>
      <w:r>
        <w:rPr>
          <w:sz w:val="26"/>
          <w:szCs w:val="26"/>
        </w:rPr>
        <w:t xml:space="preserve"> </w:t>
      </w:r>
      <w:r w:rsidRPr="006A21EA">
        <w:rPr>
          <w:sz w:val="26"/>
          <w:szCs w:val="26"/>
        </w:rPr>
        <w:t>6.3–12–2012 Система менеджмента качества. Методика оценки эффективности инвестиционных проектов обновления и развития основных производственных фондов на стадии формирования и обоснования инвестиционного предложения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4C3935">
        <w:rPr>
          <w:sz w:val="26"/>
          <w:szCs w:val="26"/>
        </w:rPr>
        <w:t>ПО ИПВР 6.1</w:t>
      </w:r>
      <w:r>
        <w:rPr>
          <w:sz w:val="26"/>
          <w:szCs w:val="26"/>
        </w:rPr>
        <w:t>–</w:t>
      </w:r>
      <w:r w:rsidRPr="004C3935">
        <w:rPr>
          <w:sz w:val="26"/>
          <w:szCs w:val="26"/>
        </w:rPr>
        <w:t>01</w:t>
      </w:r>
      <w:r>
        <w:rPr>
          <w:sz w:val="26"/>
          <w:szCs w:val="26"/>
        </w:rPr>
        <w:t>–2005 Положение о</w:t>
      </w:r>
      <w:r w:rsidRPr="00AD7CC9">
        <w:rPr>
          <w:sz w:val="26"/>
          <w:szCs w:val="26"/>
        </w:rPr>
        <w:t xml:space="preserve"> фонде финансирования НИОКР</w:t>
      </w:r>
      <w:r>
        <w:rPr>
          <w:sz w:val="26"/>
          <w:szCs w:val="26"/>
        </w:rPr>
        <w:t xml:space="preserve"> </w:t>
      </w:r>
      <w:r w:rsidRPr="00AD7CC9">
        <w:rPr>
          <w:sz w:val="26"/>
          <w:szCs w:val="26"/>
        </w:rPr>
        <w:t>и развития производства</w:t>
      </w:r>
    </w:p>
    <w:p w:rsidR="008138E4" w:rsidRPr="006A21EA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ПО ИПВР 6.3</w:t>
      </w:r>
      <w:r>
        <w:rPr>
          <w:sz w:val="26"/>
          <w:szCs w:val="26"/>
        </w:rPr>
        <w:t>–</w:t>
      </w:r>
      <w:r w:rsidRPr="00D27F0B">
        <w:rPr>
          <w:sz w:val="26"/>
          <w:szCs w:val="26"/>
        </w:rPr>
        <w:t>13</w:t>
      </w:r>
      <w:r>
        <w:rPr>
          <w:sz w:val="26"/>
          <w:szCs w:val="26"/>
        </w:rPr>
        <w:t xml:space="preserve">–2014 </w:t>
      </w:r>
      <w:r w:rsidRPr="006A21EA">
        <w:rPr>
          <w:sz w:val="26"/>
          <w:szCs w:val="26"/>
        </w:rPr>
        <w:t>Система менеджмента качества.</w:t>
      </w:r>
      <w:r>
        <w:rPr>
          <w:sz w:val="26"/>
          <w:szCs w:val="26"/>
        </w:rPr>
        <w:t xml:space="preserve"> </w:t>
      </w:r>
      <w:r w:rsidRPr="00EA6D1F">
        <w:rPr>
          <w:sz w:val="26"/>
          <w:szCs w:val="26"/>
        </w:rPr>
        <w:t>П</w:t>
      </w:r>
      <w:r>
        <w:rPr>
          <w:sz w:val="26"/>
          <w:szCs w:val="26"/>
        </w:rPr>
        <w:t>оложение</w:t>
      </w:r>
      <w:r w:rsidRPr="00EA6D1F">
        <w:rPr>
          <w:sz w:val="26"/>
          <w:szCs w:val="26"/>
        </w:rPr>
        <w:t xml:space="preserve"> об организации подготовки системного проекта</w:t>
      </w:r>
    </w:p>
    <w:p w:rsidR="00FD77F2" w:rsidRPr="00E1793E" w:rsidRDefault="00FD77F2" w:rsidP="00065E37">
      <w:pPr>
        <w:tabs>
          <w:tab w:val="left" w:pos="720"/>
          <w:tab w:val="left" w:pos="3402"/>
          <w:tab w:val="left" w:pos="3780"/>
          <w:tab w:val="left" w:pos="3828"/>
          <w:tab w:val="left" w:pos="8364"/>
        </w:tabs>
        <w:ind w:firstLine="720"/>
        <w:jc w:val="both"/>
        <w:rPr>
          <w:sz w:val="26"/>
          <w:szCs w:val="26"/>
        </w:rPr>
      </w:pPr>
    </w:p>
    <w:p w:rsidR="00465232" w:rsidRDefault="00465232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D253A5">
        <w:rPr>
          <w:b/>
          <w:sz w:val="28"/>
          <w:szCs w:val="28"/>
        </w:rPr>
        <w:t>Термины, определения и сокращения</w:t>
      </w:r>
    </w:p>
    <w:p w:rsidR="00882885" w:rsidRPr="00570122" w:rsidRDefault="00882885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Pr="00570122" w:rsidRDefault="00570122" w:rsidP="00DA5D31">
      <w:pPr>
        <w:numPr>
          <w:ilvl w:val="1"/>
          <w:numId w:val="33"/>
        </w:numPr>
        <w:ind w:left="0" w:firstLine="709"/>
        <w:jc w:val="both"/>
        <w:rPr>
          <w:sz w:val="26"/>
          <w:szCs w:val="26"/>
        </w:rPr>
      </w:pPr>
      <w:r w:rsidRPr="00570122">
        <w:rPr>
          <w:sz w:val="26"/>
          <w:szCs w:val="26"/>
        </w:rPr>
        <w:t xml:space="preserve">В настоящем стандарте применены </w:t>
      </w:r>
      <w:r w:rsidR="00D5063D">
        <w:rPr>
          <w:sz w:val="26"/>
          <w:szCs w:val="26"/>
        </w:rPr>
        <w:t>термины по</w:t>
      </w:r>
      <w:r w:rsidRPr="00570122">
        <w:rPr>
          <w:sz w:val="26"/>
          <w:szCs w:val="26"/>
        </w:rPr>
        <w:t xml:space="preserve"> СТО ИПВР 6.1</w:t>
      </w:r>
      <w:r w:rsidR="0016499C" w:rsidRPr="006A21EA">
        <w:rPr>
          <w:sz w:val="26"/>
          <w:szCs w:val="26"/>
        </w:rPr>
        <w:t>–</w:t>
      </w:r>
      <w:r w:rsidRPr="00570122">
        <w:rPr>
          <w:sz w:val="26"/>
          <w:szCs w:val="26"/>
        </w:rPr>
        <w:t>13, а</w:t>
      </w:r>
      <w:r w:rsidRPr="00570122">
        <w:rPr>
          <w:rFonts w:ascii="Arial" w:hAnsi="Arial" w:cs="Arial"/>
          <w:sz w:val="26"/>
          <w:szCs w:val="26"/>
        </w:rPr>
        <w:t xml:space="preserve"> </w:t>
      </w:r>
      <w:r w:rsidRPr="00570122">
        <w:rPr>
          <w:sz w:val="26"/>
          <w:szCs w:val="26"/>
        </w:rPr>
        <w:t>также следующие термины с соответствующими определениями:</w:t>
      </w:r>
      <w:r w:rsidR="000336FA">
        <w:rPr>
          <w:sz w:val="26"/>
          <w:szCs w:val="26"/>
        </w:rPr>
        <w:t xml:space="preserve"> </w:t>
      </w:r>
    </w:p>
    <w:p w:rsidR="00A164DF" w:rsidRPr="00A164DF" w:rsidRDefault="00A164DF" w:rsidP="00DA5D31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bCs/>
          <w:iCs/>
          <w:sz w:val="26"/>
          <w:szCs w:val="26"/>
          <w:lang w:eastAsia="en-US"/>
        </w:rPr>
      </w:pPr>
      <w:r w:rsidRPr="00B73E8B">
        <w:rPr>
          <w:b/>
          <w:bCs/>
          <w:iCs/>
          <w:sz w:val="26"/>
          <w:szCs w:val="26"/>
          <w:lang w:eastAsia="en-US"/>
        </w:rPr>
        <w:t>дочерние общества</w:t>
      </w:r>
      <w:r w:rsidR="00925782" w:rsidRPr="00925782">
        <w:rPr>
          <w:b/>
          <w:bCs/>
          <w:iCs/>
          <w:sz w:val="26"/>
          <w:szCs w:val="26"/>
          <w:lang w:eastAsia="en-US"/>
        </w:rPr>
        <w:t xml:space="preserve"> </w:t>
      </w:r>
      <w:r w:rsidR="00925782" w:rsidRPr="003256CE">
        <w:rPr>
          <w:b/>
          <w:bCs/>
          <w:iCs/>
          <w:sz w:val="26"/>
          <w:szCs w:val="26"/>
          <w:lang w:eastAsia="en-US"/>
        </w:rPr>
        <w:t>АО «Концерн ВКО «Алмаз – Антей»</w:t>
      </w:r>
      <w:r w:rsidRPr="00B73E8B">
        <w:rPr>
          <w:b/>
          <w:bCs/>
          <w:iCs/>
          <w:sz w:val="26"/>
          <w:szCs w:val="26"/>
          <w:lang w:eastAsia="en-US"/>
        </w:rPr>
        <w:t>:</w:t>
      </w:r>
      <w:r>
        <w:rPr>
          <w:bCs/>
          <w:iCs/>
          <w:sz w:val="26"/>
          <w:szCs w:val="26"/>
          <w:lang w:eastAsia="en-US"/>
        </w:rPr>
        <w:t xml:space="preserve"> </w:t>
      </w:r>
      <w:r w:rsidR="009A73A9">
        <w:rPr>
          <w:bCs/>
          <w:iCs/>
          <w:sz w:val="26"/>
          <w:szCs w:val="26"/>
          <w:lang w:eastAsia="en-US"/>
        </w:rPr>
        <w:t>О</w:t>
      </w:r>
      <w:r>
        <w:rPr>
          <w:bCs/>
          <w:iCs/>
          <w:sz w:val="26"/>
          <w:szCs w:val="26"/>
          <w:lang w:eastAsia="en-US"/>
        </w:rPr>
        <w:t>рганизации, акции (доли в уставном капитале) которых принадлежат на праве собственности АО «Концерн ВК</w:t>
      </w:r>
      <w:r w:rsidR="001C1FD6">
        <w:rPr>
          <w:bCs/>
          <w:iCs/>
          <w:sz w:val="26"/>
          <w:szCs w:val="26"/>
          <w:lang w:eastAsia="en-US"/>
        </w:rPr>
        <w:t>О</w:t>
      </w:r>
      <w:r>
        <w:rPr>
          <w:bCs/>
          <w:iCs/>
          <w:sz w:val="26"/>
          <w:szCs w:val="26"/>
          <w:lang w:eastAsia="en-US"/>
        </w:rPr>
        <w:t xml:space="preserve"> «Алмаз – Антей», а так же организации, в отношении которых АО «Концерн ВКО «Алмаз –</w:t>
      </w:r>
      <w:r w:rsidR="009A73A9">
        <w:rPr>
          <w:bCs/>
          <w:iCs/>
          <w:sz w:val="26"/>
          <w:szCs w:val="26"/>
          <w:lang w:eastAsia="en-US"/>
        </w:rPr>
        <w:t xml:space="preserve"> </w:t>
      </w:r>
      <w:r>
        <w:rPr>
          <w:bCs/>
          <w:iCs/>
          <w:sz w:val="26"/>
          <w:szCs w:val="26"/>
          <w:lang w:eastAsia="en-US"/>
        </w:rPr>
        <w:t>Антей» имеет возможность влиять на решения их органов управления (осуществлять полномочия управляющей организации).</w:t>
      </w:r>
    </w:p>
    <w:p w:rsidR="00925782" w:rsidRDefault="00570122" w:rsidP="00925782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bCs/>
          <w:iCs/>
          <w:sz w:val="26"/>
          <w:szCs w:val="26"/>
          <w:lang w:eastAsia="en-US"/>
        </w:rPr>
      </w:pPr>
      <w:r w:rsidRPr="00925782">
        <w:rPr>
          <w:b/>
          <w:sz w:val="26"/>
          <w:szCs w:val="26"/>
        </w:rPr>
        <w:t xml:space="preserve">инвестиционный проект: </w:t>
      </w:r>
      <w:r w:rsidR="00925782" w:rsidRPr="00A84335">
        <w:rPr>
          <w:sz w:val="26"/>
          <w:szCs w:val="26"/>
        </w:rPr>
        <w:t>О</w:t>
      </w:r>
      <w:r w:rsidR="00925782" w:rsidRPr="00A84335">
        <w:rPr>
          <w:bCs/>
          <w:iCs/>
          <w:sz w:val="26"/>
          <w:szCs w:val="26"/>
          <w:lang w:eastAsia="en-US"/>
        </w:rPr>
        <w:t>боснование экономической целесообразности, объема и сроков осуществления капитальных вложений, в том числе необходимая проектно-сметная документация, разработанная в соответствии с законодательством Российской Федерации, а также описание практических действий по осуществлению инвестиций</w:t>
      </w:r>
      <w:r w:rsidR="00925782">
        <w:rPr>
          <w:bCs/>
          <w:iCs/>
          <w:sz w:val="26"/>
          <w:szCs w:val="26"/>
          <w:lang w:eastAsia="en-US"/>
        </w:rPr>
        <w:t>.</w:t>
      </w:r>
    </w:p>
    <w:p w:rsidR="00925782" w:rsidRPr="00925782" w:rsidRDefault="00925782" w:rsidP="00D40CE5">
      <w:pPr>
        <w:widowControl w:val="0"/>
        <w:shd w:val="clear" w:color="auto" w:fill="FFFFFF"/>
        <w:ind w:firstLine="709"/>
        <w:jc w:val="both"/>
        <w:rPr>
          <w:sz w:val="26"/>
          <w:szCs w:val="26"/>
        </w:rPr>
      </w:pPr>
      <w:r w:rsidRPr="00624F02">
        <w:t>П</w:t>
      </w:r>
      <w:r>
        <w:t xml:space="preserve"> </w:t>
      </w:r>
      <w:r w:rsidRPr="00624F02">
        <w:t>р</w:t>
      </w:r>
      <w:r>
        <w:t xml:space="preserve"> </w:t>
      </w:r>
      <w:r w:rsidRPr="00624F02">
        <w:t>и</w:t>
      </w:r>
      <w:r>
        <w:t xml:space="preserve"> </w:t>
      </w:r>
      <w:r w:rsidRPr="00624F02">
        <w:t>м</w:t>
      </w:r>
      <w:r>
        <w:t xml:space="preserve"> </w:t>
      </w:r>
      <w:r w:rsidRPr="00624F02">
        <w:t>е</w:t>
      </w:r>
      <w:r>
        <w:t xml:space="preserve"> </w:t>
      </w:r>
      <w:r w:rsidRPr="00624F02">
        <w:t>ч</w:t>
      </w:r>
      <w:r>
        <w:t xml:space="preserve"> </w:t>
      </w:r>
      <w:r w:rsidRPr="00624F02">
        <w:t>а</w:t>
      </w:r>
      <w:r>
        <w:t xml:space="preserve"> </w:t>
      </w:r>
      <w:r w:rsidRPr="00624F02">
        <w:t>н</w:t>
      </w:r>
      <w:r>
        <w:t xml:space="preserve"> </w:t>
      </w:r>
      <w:r w:rsidRPr="00624F02">
        <w:t>и</w:t>
      </w:r>
      <w:r>
        <w:t xml:space="preserve"> е − </w:t>
      </w:r>
      <w:r w:rsidRPr="003C4E49">
        <w:t>Состоит из паспорта инвестиционного проекта и технико-экономического обоснования инвестиционного проекта.</w:t>
      </w:r>
    </w:p>
    <w:p w:rsidR="00241151" w:rsidRPr="00925782" w:rsidRDefault="003142DB" w:rsidP="00925782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925782">
        <w:rPr>
          <w:b/>
          <w:sz w:val="26"/>
          <w:szCs w:val="26"/>
        </w:rPr>
        <w:t>и</w:t>
      </w:r>
      <w:r w:rsidR="00241151" w:rsidRPr="00925782">
        <w:rPr>
          <w:b/>
          <w:sz w:val="26"/>
          <w:szCs w:val="26"/>
        </w:rPr>
        <w:t>нвестор</w:t>
      </w:r>
      <w:r w:rsidR="00241151" w:rsidRPr="00925782">
        <w:rPr>
          <w:sz w:val="26"/>
          <w:szCs w:val="26"/>
        </w:rPr>
        <w:t xml:space="preserve">: Организация (в том числе компания, государство и т.д) </w:t>
      </w:r>
      <w:r w:rsidRPr="00925782">
        <w:rPr>
          <w:sz w:val="26"/>
          <w:szCs w:val="26"/>
        </w:rPr>
        <w:t xml:space="preserve">совершающее вложения </w:t>
      </w:r>
      <w:r w:rsidR="002770A9" w:rsidRPr="00925782">
        <w:rPr>
          <w:sz w:val="26"/>
          <w:szCs w:val="26"/>
        </w:rPr>
        <w:t>инвестиций</w:t>
      </w:r>
      <w:r w:rsidR="00051B57" w:rsidRPr="00925782">
        <w:rPr>
          <w:sz w:val="26"/>
          <w:szCs w:val="26"/>
        </w:rPr>
        <w:t xml:space="preserve"> </w:t>
      </w:r>
      <w:r w:rsidRPr="00925782">
        <w:rPr>
          <w:sz w:val="26"/>
          <w:szCs w:val="26"/>
        </w:rPr>
        <w:t>в целях получения прибыли и (или) достижения иного полезного эффекта.</w:t>
      </w:r>
    </w:p>
    <w:p w:rsidR="00570122" w:rsidRPr="00A164DF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A164DF">
        <w:rPr>
          <w:b/>
          <w:sz w:val="26"/>
          <w:szCs w:val="26"/>
        </w:rPr>
        <w:lastRenderedPageBreak/>
        <w:t>интегрированная структура</w:t>
      </w:r>
      <w:r w:rsidR="00925782" w:rsidRPr="00925782">
        <w:rPr>
          <w:b/>
          <w:sz w:val="26"/>
          <w:szCs w:val="26"/>
        </w:rPr>
        <w:t xml:space="preserve"> </w:t>
      </w:r>
      <w:r w:rsidR="00925782" w:rsidRPr="008E34F2">
        <w:rPr>
          <w:b/>
          <w:sz w:val="26"/>
          <w:szCs w:val="26"/>
        </w:rPr>
        <w:t>АО «Концерн ВКО «Алмаз – Антей»</w:t>
      </w:r>
      <w:r w:rsidRPr="00A164DF">
        <w:rPr>
          <w:b/>
          <w:sz w:val="26"/>
          <w:szCs w:val="26"/>
        </w:rPr>
        <w:t>:</w:t>
      </w:r>
      <w:r w:rsidRPr="00A164DF">
        <w:rPr>
          <w:sz w:val="26"/>
          <w:szCs w:val="26"/>
        </w:rPr>
        <w:t xml:space="preserve"> АО «Концерн ВКО «Алмаз –</w:t>
      </w:r>
      <w:r w:rsidR="00672FB3" w:rsidRPr="00A164DF">
        <w:rPr>
          <w:sz w:val="26"/>
          <w:szCs w:val="26"/>
        </w:rPr>
        <w:t xml:space="preserve"> Антей» и</w:t>
      </w:r>
      <w:r w:rsidR="00A164DF" w:rsidRPr="00A164DF">
        <w:rPr>
          <w:sz w:val="26"/>
          <w:szCs w:val="26"/>
        </w:rPr>
        <w:t xml:space="preserve"> его дочерние общества</w:t>
      </w:r>
      <w:r w:rsidR="009A73A9">
        <w:rPr>
          <w:sz w:val="26"/>
          <w:szCs w:val="26"/>
        </w:rPr>
        <w:t>.</w:t>
      </w:r>
    </w:p>
    <w:p w:rsidR="006B0655" w:rsidRPr="00CC7EA1" w:rsidRDefault="006B0655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CC7EA1">
        <w:rPr>
          <w:b/>
          <w:sz w:val="26"/>
          <w:szCs w:val="26"/>
        </w:rPr>
        <w:t xml:space="preserve">объект-аналог: </w:t>
      </w:r>
      <w:r w:rsidR="00925782">
        <w:rPr>
          <w:sz w:val="26"/>
          <w:szCs w:val="26"/>
        </w:rPr>
        <w:t>О</w:t>
      </w:r>
      <w:r w:rsidRPr="00CC7EA1">
        <w:rPr>
          <w:sz w:val="26"/>
          <w:szCs w:val="26"/>
        </w:rPr>
        <w:t xml:space="preserve">бъект, сходный </w:t>
      </w:r>
      <w:r w:rsidR="002008E2" w:rsidRPr="00CC7EA1">
        <w:rPr>
          <w:sz w:val="26"/>
          <w:szCs w:val="26"/>
        </w:rPr>
        <w:t xml:space="preserve">с рассматриваемым объектом инвестиций </w:t>
      </w:r>
      <w:r w:rsidR="00DD6D1C" w:rsidRPr="00CC7EA1">
        <w:rPr>
          <w:sz w:val="26"/>
          <w:szCs w:val="26"/>
        </w:rPr>
        <w:t>по основным</w:t>
      </w:r>
      <w:r w:rsidR="002D3D5A" w:rsidRPr="00CC7EA1">
        <w:rPr>
          <w:sz w:val="26"/>
          <w:szCs w:val="26"/>
        </w:rPr>
        <w:t xml:space="preserve"> экономическим, </w:t>
      </w:r>
      <w:r w:rsidR="00DD6D1C" w:rsidRPr="00CC7EA1">
        <w:rPr>
          <w:sz w:val="26"/>
          <w:szCs w:val="26"/>
        </w:rPr>
        <w:t>физическим,</w:t>
      </w:r>
      <w:r w:rsidR="002D3D5A" w:rsidRPr="00CC7EA1">
        <w:rPr>
          <w:sz w:val="26"/>
          <w:szCs w:val="26"/>
        </w:rPr>
        <w:t xml:space="preserve"> техническим и другим характеристикам, определяющим его стоимость.</w:t>
      </w:r>
    </w:p>
    <w:p w:rsidR="00B46706" w:rsidRDefault="00570122" w:rsidP="00B46706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70122">
        <w:rPr>
          <w:b/>
          <w:sz w:val="26"/>
          <w:szCs w:val="26"/>
        </w:rPr>
        <w:t>платежеспособность</w:t>
      </w:r>
      <w:r w:rsidRPr="00570122">
        <w:rPr>
          <w:sz w:val="26"/>
          <w:szCs w:val="26"/>
        </w:rPr>
        <w:t xml:space="preserve">: </w:t>
      </w:r>
      <w:r w:rsidR="00B46706" w:rsidRPr="001F1A15">
        <w:rPr>
          <w:sz w:val="26"/>
          <w:szCs w:val="26"/>
        </w:rPr>
        <w:t>Способность АО «Концерн ВКО «Алмаз – Антей» или его дочерних обществ своевременно и в полном объеме выполнить свои финансовые обязательства.</w:t>
      </w:r>
    </w:p>
    <w:p w:rsidR="005654FA" w:rsidRPr="005654FA" w:rsidRDefault="005654FA" w:rsidP="005654FA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654FA">
        <w:rPr>
          <w:b/>
          <w:sz w:val="26"/>
          <w:szCs w:val="26"/>
        </w:rPr>
        <w:t xml:space="preserve">расчет инвестиционной эффективности: </w:t>
      </w:r>
      <w:r w:rsidRPr="005654FA">
        <w:rPr>
          <w:sz w:val="26"/>
          <w:szCs w:val="26"/>
        </w:rPr>
        <w:t xml:space="preserve">Расчет определенных финансовых показателей на основании информации о прогнозируемых доходах и планируемых затратах. </w:t>
      </w:r>
    </w:p>
    <w:p w:rsidR="00E00FA0" w:rsidRPr="002537DF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70122">
        <w:rPr>
          <w:b/>
          <w:sz w:val="26"/>
          <w:szCs w:val="26"/>
        </w:rPr>
        <w:t>расчетный период</w:t>
      </w:r>
      <w:r w:rsidRPr="002537DF">
        <w:rPr>
          <w:b/>
          <w:sz w:val="26"/>
          <w:szCs w:val="26"/>
        </w:rPr>
        <w:t xml:space="preserve">: </w:t>
      </w:r>
      <w:r w:rsidRPr="002537DF">
        <w:rPr>
          <w:sz w:val="26"/>
          <w:szCs w:val="26"/>
        </w:rPr>
        <w:t>Временной интервал, охватывающий жизненный цикл разработки и реализации инвестиционного проекта от начала реализации проекта до его прекращения,</w:t>
      </w:r>
      <w:r w:rsidR="0038324E" w:rsidRPr="002537DF">
        <w:rPr>
          <w:sz w:val="26"/>
          <w:szCs w:val="26"/>
        </w:rPr>
        <w:t xml:space="preserve"> используемый для расчета показателей </w:t>
      </w:r>
      <w:r w:rsidR="008B6C7E" w:rsidRPr="002537DF">
        <w:rPr>
          <w:sz w:val="26"/>
          <w:szCs w:val="26"/>
        </w:rPr>
        <w:t>инвестиционной</w:t>
      </w:r>
      <w:r w:rsidR="0038324E" w:rsidRPr="002537DF">
        <w:rPr>
          <w:sz w:val="26"/>
          <w:szCs w:val="26"/>
        </w:rPr>
        <w:t xml:space="preserve"> эффективности</w:t>
      </w:r>
      <w:r w:rsidRPr="002537DF">
        <w:rPr>
          <w:sz w:val="26"/>
          <w:szCs w:val="26"/>
        </w:rPr>
        <w:t>.</w:t>
      </w:r>
      <w:r w:rsidR="00E00FA0" w:rsidRPr="002537DF">
        <w:rPr>
          <w:sz w:val="26"/>
          <w:szCs w:val="26"/>
        </w:rPr>
        <w:t xml:space="preserve"> </w:t>
      </w:r>
    </w:p>
    <w:p w:rsidR="00E00FA0" w:rsidRPr="008E380E" w:rsidRDefault="00E00FA0" w:rsidP="00BC0589">
      <w:pPr>
        <w:ind w:firstLine="709"/>
        <w:jc w:val="both"/>
        <w:rPr>
          <w:color w:val="000000"/>
        </w:rPr>
      </w:pPr>
      <w:r w:rsidRPr="008E380E">
        <w:rPr>
          <w:color w:val="000000"/>
        </w:rPr>
        <w:t>П р и м е ч а н и я</w:t>
      </w:r>
    </w:p>
    <w:p w:rsidR="00E00FA0" w:rsidRDefault="002C2CFA" w:rsidP="00BC0589">
      <w:pPr>
        <w:ind w:firstLine="709"/>
        <w:jc w:val="both"/>
        <w:rPr>
          <w:color w:val="000000"/>
        </w:rPr>
      </w:pPr>
      <w:r>
        <w:rPr>
          <w:color w:val="000000"/>
        </w:rPr>
        <w:t>1</w:t>
      </w:r>
      <w:r w:rsidR="005654FA">
        <w:rPr>
          <w:color w:val="000000"/>
        </w:rPr>
        <w:t xml:space="preserve"> </w:t>
      </w:r>
      <w:r w:rsidR="00E00FA0" w:rsidRPr="008E380E">
        <w:rPr>
          <w:color w:val="000000"/>
        </w:rPr>
        <w:t>Начало проекта соответствует моменту начала</w:t>
      </w:r>
      <w:r w:rsidR="003110D5">
        <w:rPr>
          <w:color w:val="000000"/>
        </w:rPr>
        <w:t xml:space="preserve"> </w:t>
      </w:r>
      <w:r w:rsidR="0038324E">
        <w:rPr>
          <w:color w:val="000000"/>
        </w:rPr>
        <w:t>работ по проекту, сопровождающихся затратами</w:t>
      </w:r>
      <w:r w:rsidR="00FF6100">
        <w:rPr>
          <w:color w:val="000000"/>
        </w:rPr>
        <w:t>.</w:t>
      </w:r>
    </w:p>
    <w:p w:rsidR="0038324E" w:rsidRPr="008E380E" w:rsidRDefault="002C2CFA" w:rsidP="00BC0589">
      <w:pPr>
        <w:ind w:firstLine="709"/>
        <w:jc w:val="both"/>
        <w:rPr>
          <w:color w:val="000000"/>
        </w:rPr>
      </w:pPr>
      <w:r>
        <w:rPr>
          <w:color w:val="000000"/>
        </w:rPr>
        <w:t>2</w:t>
      </w:r>
      <w:r w:rsidR="0038324E">
        <w:rPr>
          <w:color w:val="000000"/>
        </w:rPr>
        <w:t xml:space="preserve"> Прекращение проекта </w:t>
      </w:r>
      <w:r w:rsidR="00C63453">
        <w:rPr>
          <w:color w:val="000000"/>
        </w:rPr>
        <w:t>соответствует</w:t>
      </w:r>
      <w:r w:rsidR="0038324E">
        <w:rPr>
          <w:color w:val="000000"/>
        </w:rPr>
        <w:t xml:space="preserve"> моменту достижения целей проекта, либо возврату заемных </w:t>
      </w:r>
      <w:r w:rsidR="0097536A">
        <w:rPr>
          <w:color w:val="000000"/>
        </w:rPr>
        <w:t>средств</w:t>
      </w:r>
      <w:r w:rsidR="0038324E">
        <w:rPr>
          <w:color w:val="000000"/>
        </w:rPr>
        <w:t xml:space="preserve"> (что наступит позже).</w:t>
      </w:r>
    </w:p>
    <w:p w:rsidR="0086105A" w:rsidRPr="00511233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86105A">
        <w:rPr>
          <w:b/>
          <w:sz w:val="26"/>
          <w:szCs w:val="26"/>
        </w:rPr>
        <w:t xml:space="preserve">риск: </w:t>
      </w:r>
      <w:r w:rsidR="0086105A" w:rsidRPr="00511233">
        <w:rPr>
          <w:sz w:val="26"/>
          <w:szCs w:val="26"/>
        </w:rPr>
        <w:t>Следствие влияния неопределённости на достижение поставленных целей Концерна.</w:t>
      </w:r>
    </w:p>
    <w:p w:rsidR="00280076" w:rsidRPr="0086105A" w:rsidRDefault="00280076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реинжиниринг изделий</w:t>
      </w:r>
      <w:r w:rsidR="00D05681">
        <w:rPr>
          <w:b/>
          <w:sz w:val="26"/>
          <w:szCs w:val="26"/>
        </w:rPr>
        <w:t xml:space="preserve">: </w:t>
      </w:r>
      <w:r w:rsidR="009C43AC" w:rsidRPr="00511233">
        <w:rPr>
          <w:sz w:val="26"/>
          <w:szCs w:val="26"/>
        </w:rPr>
        <w:t>Исследование, анализ и</w:t>
      </w:r>
      <w:r w:rsidR="00C3374C" w:rsidRPr="00511233">
        <w:rPr>
          <w:sz w:val="26"/>
          <w:szCs w:val="26"/>
        </w:rPr>
        <w:t xml:space="preserve"> </w:t>
      </w:r>
      <w:r w:rsidR="00D05681" w:rsidRPr="00511233">
        <w:rPr>
          <w:sz w:val="26"/>
          <w:szCs w:val="26"/>
        </w:rPr>
        <w:t>перепроектирование процесс</w:t>
      </w:r>
      <w:r w:rsidR="00C3374C" w:rsidRPr="00511233">
        <w:rPr>
          <w:sz w:val="26"/>
          <w:szCs w:val="26"/>
        </w:rPr>
        <w:t>а</w:t>
      </w:r>
      <w:r w:rsidR="00D05681" w:rsidRPr="00511233">
        <w:rPr>
          <w:sz w:val="26"/>
          <w:szCs w:val="26"/>
        </w:rPr>
        <w:t xml:space="preserve"> разработки и изготовления</w:t>
      </w:r>
      <w:r w:rsidR="00E6371A" w:rsidRPr="00511233">
        <w:rPr>
          <w:sz w:val="26"/>
          <w:szCs w:val="26"/>
        </w:rPr>
        <w:t xml:space="preserve"> изделия</w:t>
      </w:r>
      <w:r w:rsidR="00D05681" w:rsidRPr="00511233">
        <w:rPr>
          <w:sz w:val="26"/>
          <w:szCs w:val="26"/>
        </w:rPr>
        <w:t xml:space="preserve"> для </w:t>
      </w:r>
      <w:r w:rsidR="00C3374C" w:rsidRPr="00511233">
        <w:rPr>
          <w:sz w:val="26"/>
          <w:szCs w:val="26"/>
        </w:rPr>
        <w:t xml:space="preserve">улучшений </w:t>
      </w:r>
      <w:r w:rsidR="00D62FE3" w:rsidRPr="00511233">
        <w:rPr>
          <w:sz w:val="26"/>
          <w:szCs w:val="26"/>
        </w:rPr>
        <w:t>характеристик</w:t>
      </w:r>
      <w:r w:rsidR="00763F65" w:rsidRPr="00511233">
        <w:rPr>
          <w:sz w:val="26"/>
          <w:szCs w:val="26"/>
        </w:rPr>
        <w:t>.</w:t>
      </w:r>
    </w:p>
    <w:p w:rsidR="005654FA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E833C0">
        <w:rPr>
          <w:b/>
          <w:sz w:val="26"/>
          <w:szCs w:val="26"/>
        </w:rPr>
        <w:t xml:space="preserve">ставка дисконтирования </w:t>
      </w:r>
      <w:r w:rsidR="00431234" w:rsidRPr="00431234">
        <w:rPr>
          <w:b/>
          <w:sz w:val="26"/>
          <w:szCs w:val="26"/>
        </w:rPr>
        <w:t>[</w:t>
      </w:r>
      <w:r w:rsidRPr="00E833C0">
        <w:rPr>
          <w:b/>
          <w:sz w:val="26"/>
          <w:szCs w:val="26"/>
        </w:rPr>
        <w:t>ставка дисконта</w:t>
      </w:r>
      <w:r w:rsidR="00431234" w:rsidRPr="00431234">
        <w:rPr>
          <w:b/>
          <w:sz w:val="26"/>
          <w:szCs w:val="26"/>
        </w:rPr>
        <w:t>]</w:t>
      </w:r>
      <w:r w:rsidRPr="00431234">
        <w:rPr>
          <w:b/>
          <w:sz w:val="26"/>
          <w:szCs w:val="26"/>
        </w:rPr>
        <w:t>:</w:t>
      </w:r>
      <w:r w:rsidRPr="00570122">
        <w:rPr>
          <w:sz w:val="26"/>
          <w:szCs w:val="26"/>
        </w:rPr>
        <w:t xml:space="preserve"> Приемлемая для инвестора норма дохода на вложенный капитал.</w:t>
      </w:r>
    </w:p>
    <w:p w:rsidR="005654FA" w:rsidRPr="00D91EE1" w:rsidRDefault="005654FA" w:rsidP="00D91EE1">
      <w:pPr>
        <w:pStyle w:val="aff3"/>
        <w:ind w:left="0" w:firstLine="709"/>
        <w:jc w:val="both"/>
      </w:pPr>
      <w:r w:rsidRPr="00D91EE1">
        <w:t>П р и м е ч а н и е − Используется для приведения разновременных затрат и доходов к одному моменту времени, обычно к началу проекта.</w:t>
      </w:r>
    </w:p>
    <w:p w:rsidR="002A000B" w:rsidRPr="00570122" w:rsidRDefault="002A000B" w:rsidP="002A000B">
      <w:pPr>
        <w:shd w:val="clear" w:color="auto" w:fill="FFFFFF"/>
        <w:jc w:val="both"/>
        <w:rPr>
          <w:sz w:val="26"/>
          <w:szCs w:val="26"/>
        </w:rPr>
      </w:pPr>
    </w:p>
    <w:p w:rsidR="009C392C" w:rsidRDefault="009C392C" w:rsidP="00D41AED">
      <w:pPr>
        <w:numPr>
          <w:ilvl w:val="1"/>
          <w:numId w:val="33"/>
        </w:numPr>
        <w:tabs>
          <w:tab w:val="left" w:pos="0"/>
          <w:tab w:val="left" w:pos="720"/>
          <w:tab w:val="left" w:pos="1260"/>
          <w:tab w:val="left" w:pos="4111"/>
          <w:tab w:val="left" w:pos="4820"/>
          <w:tab w:val="left" w:pos="8364"/>
        </w:tabs>
        <w:spacing w:line="280" w:lineRule="exact"/>
        <w:jc w:val="both"/>
        <w:rPr>
          <w:sz w:val="26"/>
          <w:szCs w:val="26"/>
        </w:rPr>
      </w:pPr>
      <w:r w:rsidRPr="00AB5FFC">
        <w:rPr>
          <w:sz w:val="26"/>
          <w:szCs w:val="26"/>
        </w:rPr>
        <w:t>В настоя</w:t>
      </w:r>
      <w:r w:rsidR="00E64DF9">
        <w:rPr>
          <w:sz w:val="26"/>
          <w:szCs w:val="26"/>
        </w:rPr>
        <w:t>щем</w:t>
      </w:r>
      <w:r w:rsidRPr="00AB5FFC">
        <w:rPr>
          <w:sz w:val="26"/>
          <w:szCs w:val="26"/>
        </w:rPr>
        <w:t xml:space="preserve"> стандарте примен</w:t>
      </w:r>
      <w:r w:rsidR="00EF2865">
        <w:rPr>
          <w:sz w:val="26"/>
          <w:szCs w:val="26"/>
        </w:rPr>
        <w:t>ены</w:t>
      </w:r>
      <w:r w:rsidRPr="00AB5FFC">
        <w:rPr>
          <w:sz w:val="26"/>
          <w:szCs w:val="26"/>
        </w:rPr>
        <w:t xml:space="preserve"> следующие сокращения</w:t>
      </w:r>
      <w:r w:rsidRPr="00BF6E49">
        <w:rPr>
          <w:sz w:val="26"/>
          <w:szCs w:val="26"/>
        </w:rPr>
        <w:t>:</w:t>
      </w:r>
    </w:p>
    <w:p w:rsidR="00BE1344" w:rsidRDefault="00BE1344" w:rsidP="00D41AED">
      <w:pPr>
        <w:tabs>
          <w:tab w:val="left" w:pos="720"/>
          <w:tab w:val="left" w:pos="1260"/>
          <w:tab w:val="left" w:pos="3402"/>
          <w:tab w:val="left" w:pos="4111"/>
          <w:tab w:val="left" w:pos="4820"/>
          <w:tab w:val="left" w:pos="8364"/>
        </w:tabs>
        <w:spacing w:line="280" w:lineRule="exact"/>
        <w:ind w:firstLine="720"/>
        <w:jc w:val="both"/>
        <w:rPr>
          <w:sz w:val="26"/>
          <w:szCs w:val="26"/>
        </w:rPr>
      </w:pPr>
    </w:p>
    <w:tbl>
      <w:tblPr>
        <w:tblStyle w:val="af5"/>
        <w:tblW w:w="8681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1"/>
        <w:gridCol w:w="6610"/>
      </w:tblGrid>
      <w:tr w:rsidR="00910475" w:rsidRPr="001A1C32" w:rsidTr="0049573A">
        <w:tc>
          <w:tcPr>
            <w:tcW w:w="2071" w:type="dxa"/>
          </w:tcPr>
          <w:p w:rsidR="00910475" w:rsidRPr="0049573A" w:rsidRDefault="00910475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АУП</w:t>
            </w:r>
          </w:p>
        </w:tc>
        <w:tc>
          <w:tcPr>
            <w:tcW w:w="6610" w:type="dxa"/>
          </w:tcPr>
          <w:p w:rsidR="00910475" w:rsidRDefault="00910475" w:rsidP="00217137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="00217137">
              <w:rPr>
                <w:sz w:val="26"/>
                <w:szCs w:val="26"/>
              </w:rPr>
              <w:t>административно-управленческий</w:t>
            </w:r>
            <w:r w:rsidRPr="00A01E5B">
              <w:rPr>
                <w:sz w:val="26"/>
                <w:szCs w:val="26"/>
              </w:rPr>
              <w:t xml:space="preserve"> персонал</w:t>
            </w:r>
            <w:r w:rsidR="00217137">
              <w:rPr>
                <w:sz w:val="26"/>
                <w:szCs w:val="26"/>
              </w:rPr>
              <w:t>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49573A">
              <w:rPr>
                <w:sz w:val="26"/>
                <w:szCs w:val="26"/>
              </w:rPr>
              <w:t>ВП МО РФ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военное представительство Министерства обороны Российской Федерации;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ГОЗ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государственный оборонный заказ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ГП РФ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государственная программа Российской Федерации;</w:t>
            </w:r>
          </w:p>
        </w:tc>
      </w:tr>
      <w:tr w:rsidR="007B329E" w:rsidRPr="001A1C32" w:rsidTr="00C66CEC">
        <w:tc>
          <w:tcPr>
            <w:tcW w:w="2071" w:type="dxa"/>
          </w:tcPr>
          <w:p w:rsidR="007B329E" w:rsidRPr="001A1C32" w:rsidRDefault="007B329E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ДИТС</w:t>
            </w:r>
          </w:p>
        </w:tc>
        <w:tc>
          <w:tcPr>
            <w:tcW w:w="6610" w:type="dxa"/>
          </w:tcPr>
          <w:p w:rsidR="007B329E" w:rsidRDefault="007B329E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департамент информационных технологий и связи;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ДКаП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кадровой политики;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дирекция по корпоративной политике;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ДКС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капитального строительства;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ДНТР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научно-технического развития;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ДО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 xml:space="preserve">дочерние общества </w:t>
            </w:r>
            <w:r w:rsidRPr="004D4735">
              <w:rPr>
                <w:sz w:val="26"/>
                <w:szCs w:val="26"/>
              </w:rPr>
              <w:t>АО «Концерн ВКО «Алмаз – Антей»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B522E4" w:rsidRPr="001A1C32" w:rsidTr="00C66CEC">
        <w:tc>
          <w:tcPr>
            <w:tcW w:w="2071" w:type="dxa"/>
          </w:tcPr>
          <w:p w:rsidR="00B522E4" w:rsidRPr="001A1C32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ДОД</w:t>
            </w:r>
          </w:p>
        </w:tc>
        <w:tc>
          <w:tcPr>
            <w:tcW w:w="6610" w:type="dxa"/>
          </w:tcPr>
          <w:p w:rsidR="00B522E4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</w:t>
            </w:r>
            <w:r>
              <w:rPr>
                <w:sz w:val="26"/>
                <w:szCs w:val="26"/>
              </w:rPr>
              <w:t xml:space="preserve"> обеспечения деятельности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ДПОД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правово</w:t>
            </w:r>
            <w:r>
              <w:rPr>
                <w:sz w:val="26"/>
                <w:szCs w:val="26"/>
              </w:rPr>
              <w:t>го</w:t>
            </w:r>
            <w:r w:rsidRPr="001A1C32">
              <w:rPr>
                <w:sz w:val="26"/>
                <w:szCs w:val="26"/>
              </w:rPr>
              <w:t xml:space="preserve"> обеспечени</w:t>
            </w:r>
            <w:r>
              <w:rPr>
                <w:sz w:val="26"/>
                <w:szCs w:val="26"/>
              </w:rPr>
              <w:t>я деятельности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rPr>
          <w:trHeight w:val="413"/>
        </w:trPr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ДПТП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производственно-технологической политики;</w:t>
            </w:r>
          </w:p>
        </w:tc>
      </w:tr>
      <w:tr w:rsidR="003A155A" w:rsidRPr="00915D47" w:rsidTr="00C66CEC">
        <w:tc>
          <w:tcPr>
            <w:tcW w:w="2071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lastRenderedPageBreak/>
              <w:t>ДПР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д</w:t>
            </w:r>
            <w:r w:rsidRPr="00915D47">
              <w:rPr>
                <w:sz w:val="26"/>
                <w:szCs w:val="26"/>
              </w:rPr>
              <w:t>олгосрочная программа развития интегрированной структуры 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915D47" w:rsidTr="00C66CEC">
        <w:tc>
          <w:tcPr>
            <w:tcW w:w="2071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ДПР ДО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д</w:t>
            </w:r>
            <w:r w:rsidRPr="00915D47">
              <w:rPr>
                <w:sz w:val="26"/>
                <w:szCs w:val="26"/>
              </w:rPr>
              <w:t>олгосрочная программа развития дочернего общества</w:t>
            </w:r>
            <w:r>
              <w:rPr>
                <w:sz w:val="26"/>
                <w:szCs w:val="26"/>
              </w:rPr>
              <w:t xml:space="preserve"> </w:t>
            </w:r>
            <w:r w:rsidRPr="004D4735">
              <w:rPr>
                <w:sz w:val="26"/>
                <w:szCs w:val="26"/>
              </w:rPr>
              <w:t>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ДРБ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режима и безопасности;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ДРГП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развития гражданской продукции;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ДСР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стратегического развития;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ДСС ОрВД и ГЛОНАСС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систем и средств организации воздушного движения и глобальной навигационной спутниковой системы;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ДУК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департамент управления качеством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ДЭ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экономики;</w:t>
            </w:r>
          </w:p>
        </w:tc>
      </w:tr>
      <w:tr w:rsidR="003A155A" w:rsidRPr="00915D47" w:rsidTr="00D5018C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ЗГД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заместитель генерального директора;</w:t>
            </w:r>
          </w:p>
        </w:tc>
      </w:tr>
      <w:tr w:rsidR="003A155A" w:rsidRPr="00915D47" w:rsidTr="00E83899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</w:t>
            </w:r>
            <w:r w:rsidRPr="00915D47">
              <w:rPr>
                <w:sz w:val="26"/>
                <w:szCs w:val="26"/>
              </w:rPr>
              <w:t xml:space="preserve">нвестиционная программа 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и</w:t>
            </w:r>
            <w:r w:rsidRPr="00915D47">
              <w:rPr>
                <w:sz w:val="26"/>
                <w:szCs w:val="26"/>
              </w:rPr>
              <w:t>нвестиционная программа развития интегрированной структуры 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ИП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инвестиционный проект;</w:t>
            </w:r>
          </w:p>
        </w:tc>
      </w:tr>
      <w:tr w:rsidR="00E83899" w:rsidRPr="001A1C32" w:rsidTr="00E83899">
        <w:tc>
          <w:tcPr>
            <w:tcW w:w="2071" w:type="dxa"/>
          </w:tcPr>
          <w:p w:rsidR="00E83899" w:rsidRPr="001A1C32" w:rsidRDefault="00E83899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</w:t>
            </w:r>
          </w:p>
        </w:tc>
        <w:tc>
          <w:tcPr>
            <w:tcW w:w="6610" w:type="dxa"/>
          </w:tcPr>
          <w:p w:rsidR="00E83899" w:rsidRDefault="00E83899" w:rsidP="009C7F33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интегрированная структура</w:t>
            </w:r>
            <w:r w:rsidR="00B522E4" w:rsidRPr="00645D26">
              <w:rPr>
                <w:sz w:val="26"/>
                <w:szCs w:val="26"/>
              </w:rPr>
              <w:t>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КБПП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конструкторское бюро перспективных проектов;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Концерн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Акционерное общество «Концерн воздушно-космической обороны «Алмаз – Антей» (АО «Концерн ВКО «Алмаз – Антей»);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КПЭ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ключевые показатели эффективности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НИОКР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научно-исследовательские и опытно-конструкторские работы;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НТЦ </w:t>
            </w:r>
            <w:r>
              <w:rPr>
                <w:sz w:val="26"/>
                <w:szCs w:val="26"/>
              </w:rPr>
              <w:t>ВКО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научно-технический центр</w:t>
            </w:r>
            <w:r>
              <w:rPr>
                <w:sz w:val="26"/>
                <w:szCs w:val="26"/>
              </w:rPr>
              <w:t xml:space="preserve"> </w:t>
            </w:r>
            <w:r w:rsidRPr="001A1C32">
              <w:rPr>
                <w:sz w:val="26"/>
                <w:szCs w:val="26"/>
              </w:rPr>
              <w:t>воздушно-космической обороны;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ОПР</w:t>
            </w:r>
          </w:p>
        </w:tc>
        <w:tc>
          <w:tcPr>
            <w:tcW w:w="6610" w:type="dxa"/>
          </w:tcPr>
          <w:p w:rsidR="00F75EA4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о</w:t>
            </w:r>
            <w:r w:rsidRPr="00A01E5B">
              <w:rPr>
                <w:sz w:val="26"/>
                <w:szCs w:val="26"/>
              </w:rPr>
              <w:t>бщепроизводственные расходы</w:t>
            </w:r>
            <w:r>
              <w:rPr>
                <w:sz w:val="26"/>
                <w:szCs w:val="26"/>
              </w:rPr>
              <w:t>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ОХР</w:t>
            </w:r>
          </w:p>
        </w:tc>
        <w:tc>
          <w:tcPr>
            <w:tcW w:w="6610" w:type="dxa"/>
          </w:tcPr>
          <w:p w:rsidR="00F75EA4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о</w:t>
            </w:r>
            <w:r w:rsidRPr="00A01E5B">
              <w:rPr>
                <w:sz w:val="26"/>
                <w:szCs w:val="26"/>
              </w:rPr>
              <w:t>бщехозяйственные расходы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ПВН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военного назначения;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ПГН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гражданского назначения;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ПДН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двойного назначения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ПКИ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покупные комплектующие изделия;</w:t>
            </w:r>
          </w:p>
        </w:tc>
      </w:tr>
      <w:tr w:rsidR="000E18A8" w:rsidRPr="001A1C32" w:rsidTr="00C66CEC">
        <w:tc>
          <w:tcPr>
            <w:tcW w:w="2071" w:type="dxa"/>
          </w:tcPr>
          <w:p w:rsidR="000E18A8" w:rsidRPr="001A1C32" w:rsidRDefault="000E18A8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A01E5B">
              <w:rPr>
                <w:sz w:val="26"/>
                <w:szCs w:val="26"/>
              </w:rPr>
              <w:t>РКМ</w:t>
            </w:r>
          </w:p>
        </w:tc>
        <w:tc>
          <w:tcPr>
            <w:tcW w:w="6610" w:type="dxa"/>
          </w:tcPr>
          <w:p w:rsidR="000E18A8" w:rsidRDefault="000E18A8" w:rsidP="000E18A8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A01E5B">
              <w:rPr>
                <w:sz w:val="26"/>
                <w:szCs w:val="26"/>
              </w:rPr>
              <w:t>расчётно-калькуляционны</w:t>
            </w:r>
            <w:r>
              <w:rPr>
                <w:sz w:val="26"/>
                <w:szCs w:val="26"/>
              </w:rPr>
              <w:t>е</w:t>
            </w:r>
            <w:r w:rsidRPr="00A01E5B">
              <w:rPr>
                <w:sz w:val="26"/>
                <w:szCs w:val="26"/>
              </w:rPr>
              <w:t xml:space="preserve"> материал</w:t>
            </w:r>
            <w:r>
              <w:rPr>
                <w:sz w:val="26"/>
                <w:szCs w:val="26"/>
              </w:rPr>
              <w:t>ы;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РСС</w:t>
            </w:r>
          </w:p>
        </w:tc>
        <w:tc>
          <w:tcPr>
            <w:tcW w:w="6610" w:type="dxa"/>
          </w:tcPr>
          <w:p w:rsidR="00F75EA4" w:rsidRDefault="00F75EA4" w:rsidP="00F75EA4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A01E5B">
              <w:rPr>
                <w:sz w:val="26"/>
                <w:szCs w:val="26"/>
              </w:rPr>
              <w:t>руководител</w:t>
            </w:r>
            <w:r>
              <w:rPr>
                <w:sz w:val="26"/>
                <w:szCs w:val="26"/>
              </w:rPr>
              <w:t>и</w:t>
            </w:r>
            <w:r w:rsidRPr="00A01E5B">
              <w:rPr>
                <w:sz w:val="26"/>
                <w:szCs w:val="26"/>
              </w:rPr>
              <w:t>, специалист</w:t>
            </w:r>
            <w:r>
              <w:rPr>
                <w:sz w:val="26"/>
                <w:szCs w:val="26"/>
              </w:rPr>
              <w:t>ы</w:t>
            </w:r>
            <w:r w:rsidRPr="00A01E5B">
              <w:rPr>
                <w:sz w:val="26"/>
                <w:szCs w:val="26"/>
              </w:rPr>
              <w:t xml:space="preserve"> и служащи</w:t>
            </w:r>
            <w:r>
              <w:rPr>
                <w:sz w:val="26"/>
                <w:szCs w:val="26"/>
              </w:rPr>
              <w:t>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СП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структурное подразделение;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СР ЭКБ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служба по развитию</w:t>
            </w:r>
            <w:r w:rsidRPr="001A1C32">
              <w:rPr>
                <w:color w:val="000000"/>
                <w:sz w:val="26"/>
                <w:szCs w:val="26"/>
              </w:rPr>
              <w:t xml:space="preserve"> электронн</w:t>
            </w:r>
            <w:r>
              <w:rPr>
                <w:color w:val="000000"/>
                <w:sz w:val="26"/>
                <w:szCs w:val="26"/>
              </w:rPr>
              <w:t>ой</w:t>
            </w:r>
            <w:r w:rsidRPr="001A1C32">
              <w:rPr>
                <w:color w:val="000000"/>
                <w:sz w:val="26"/>
                <w:szCs w:val="26"/>
              </w:rPr>
              <w:t xml:space="preserve"> компонентн</w:t>
            </w:r>
            <w:r>
              <w:rPr>
                <w:color w:val="000000"/>
                <w:sz w:val="26"/>
                <w:szCs w:val="26"/>
              </w:rPr>
              <w:t>ой</w:t>
            </w:r>
            <w:r w:rsidRPr="001A1C32">
              <w:rPr>
                <w:color w:val="000000"/>
                <w:sz w:val="26"/>
                <w:szCs w:val="26"/>
              </w:rPr>
              <w:t xml:space="preserve"> баз</w:t>
            </w:r>
            <w:r>
              <w:rPr>
                <w:color w:val="000000"/>
                <w:sz w:val="26"/>
                <w:szCs w:val="26"/>
              </w:rPr>
              <w:t>ы</w:t>
            </w:r>
            <w:r w:rsidRPr="001A1C32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</w:rPr>
              <w:t xml:space="preserve"> покупных комплектующих изделий</w:t>
            </w:r>
            <w:r w:rsidRPr="001A1C32">
              <w:rPr>
                <w:sz w:val="26"/>
                <w:szCs w:val="26"/>
              </w:rPr>
              <w:t xml:space="preserve"> и материалов;</w:t>
            </w:r>
          </w:p>
        </w:tc>
      </w:tr>
      <w:tr w:rsidR="003A155A" w:rsidRPr="00915D47" w:rsidTr="00807844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Стратегия развития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с</w:t>
            </w:r>
            <w:r w:rsidRPr="00915D47">
              <w:rPr>
                <w:sz w:val="26"/>
                <w:szCs w:val="26"/>
              </w:rPr>
              <w:t>тратегия развития интегрированной структуры АО 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ТТХ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тактико-технические характеристики;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ТЭО 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технико-экономическое обоснование;</w:t>
            </w:r>
          </w:p>
          <w:p w:rsidR="00B522E4" w:rsidRPr="001A1C32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ТЭО ИП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технико-экономическое обоснование инвестиционного проекта;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ФД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финансовый департамент;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ФЦП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федеральная целевая программа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ЧДД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>чистый дисконтированный доход</w:t>
            </w:r>
            <w:r>
              <w:rPr>
                <w:sz w:val="26"/>
                <w:szCs w:val="26"/>
              </w:rPr>
              <w:t>;</w:t>
            </w:r>
          </w:p>
        </w:tc>
      </w:tr>
      <w:tr w:rsidR="004F0765" w:rsidRPr="001A1C32" w:rsidTr="00B87050">
        <w:tc>
          <w:tcPr>
            <w:tcW w:w="2071" w:type="dxa"/>
          </w:tcPr>
          <w:p w:rsidR="004F0765" w:rsidRPr="001A1C32" w:rsidRDefault="004F0765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lastRenderedPageBreak/>
              <w:t>ЧПУ</w:t>
            </w:r>
          </w:p>
        </w:tc>
        <w:tc>
          <w:tcPr>
            <w:tcW w:w="6610" w:type="dxa"/>
          </w:tcPr>
          <w:p w:rsidR="004F0765" w:rsidRDefault="004F0765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="00B1755D">
              <w:rPr>
                <w:sz w:val="26"/>
                <w:szCs w:val="26"/>
              </w:rPr>
              <w:t xml:space="preserve">числовое </w:t>
            </w:r>
            <w:r w:rsidR="00D91EE1">
              <w:rPr>
                <w:sz w:val="26"/>
                <w:szCs w:val="26"/>
              </w:rPr>
              <w:t>программное</w:t>
            </w:r>
            <w:r w:rsidR="00B1755D">
              <w:rPr>
                <w:sz w:val="26"/>
                <w:szCs w:val="26"/>
              </w:rPr>
              <w:t xml:space="preserve"> управление;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 w:rsidRPr="001A1C32">
              <w:rPr>
                <w:color w:val="000000"/>
                <w:sz w:val="26"/>
                <w:szCs w:val="26"/>
              </w:rPr>
              <w:t xml:space="preserve">ЭКБ </w:t>
            </w:r>
          </w:p>
        </w:tc>
        <w:tc>
          <w:tcPr>
            <w:tcW w:w="6610" w:type="dxa"/>
          </w:tcPr>
          <w:p w:rsidR="003A155A" w:rsidRPr="001A1C32" w:rsidRDefault="003A155A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color w:val="000000"/>
                <w:sz w:val="26"/>
                <w:szCs w:val="26"/>
              </w:rPr>
              <w:t>электронная компонентная база</w:t>
            </w:r>
            <w:r w:rsidR="008A4BDF">
              <w:rPr>
                <w:color w:val="000000"/>
                <w:sz w:val="26"/>
                <w:szCs w:val="26"/>
              </w:rPr>
              <w:t>;</w:t>
            </w:r>
          </w:p>
        </w:tc>
      </w:tr>
      <w:tr w:rsidR="00B1755D" w:rsidRPr="001A1C32" w:rsidTr="00B87050">
        <w:tc>
          <w:tcPr>
            <w:tcW w:w="2071" w:type="dxa"/>
          </w:tcPr>
          <w:p w:rsidR="00B1755D" w:rsidRPr="00B1755D" w:rsidRDefault="00B1755D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ЭРИ</w:t>
            </w:r>
          </w:p>
        </w:tc>
        <w:tc>
          <w:tcPr>
            <w:tcW w:w="6610" w:type="dxa"/>
          </w:tcPr>
          <w:p w:rsidR="00B1755D" w:rsidRDefault="00B1755D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электрорадиоизделие;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E032CF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6610" w:type="dxa"/>
          </w:tcPr>
          <w:p w:rsidR="00C513AB" w:rsidRDefault="008A4BDF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8A4BDF">
              <w:rPr>
                <w:sz w:val="26"/>
                <w:szCs w:val="26"/>
              </w:rPr>
              <w:t>дисконтированный срок окупаемости (discounted payback period)</w:t>
            </w:r>
            <w:r>
              <w:rPr>
                <w:sz w:val="26"/>
                <w:szCs w:val="26"/>
              </w:rPr>
              <w:t>;</w:t>
            </w:r>
          </w:p>
        </w:tc>
      </w:tr>
      <w:tr w:rsidR="00D91EE1" w:rsidRPr="001A1C32" w:rsidTr="00B87050">
        <w:tc>
          <w:tcPr>
            <w:tcW w:w="2071" w:type="dxa"/>
          </w:tcPr>
          <w:p w:rsidR="00D91EE1" w:rsidRDefault="00D91EE1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6610" w:type="dxa"/>
          </w:tcPr>
          <w:p w:rsidR="00D91EE1" w:rsidRDefault="00D91EE1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8A4BDF">
              <w:rPr>
                <w:sz w:val="26"/>
                <w:szCs w:val="26"/>
              </w:rPr>
              <w:t>внутренняя норма доходности инвестиций (internal rate of return)</w:t>
            </w:r>
            <w:r>
              <w:rPr>
                <w:sz w:val="26"/>
                <w:szCs w:val="26"/>
              </w:rPr>
              <w:t>;</w:t>
            </w:r>
          </w:p>
        </w:tc>
      </w:tr>
      <w:tr w:rsidR="00E032CF" w:rsidRPr="001A1C32" w:rsidTr="00B87050">
        <w:tc>
          <w:tcPr>
            <w:tcW w:w="2071" w:type="dxa"/>
          </w:tcPr>
          <w:p w:rsidR="00E032CF" w:rsidRPr="001A1C32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6610" w:type="dxa"/>
          </w:tcPr>
          <w:p w:rsidR="00E032CF" w:rsidRDefault="00447974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447974">
              <w:rPr>
                <w:sz w:val="26"/>
                <w:szCs w:val="26"/>
              </w:rPr>
              <w:t>индекс доходности дисконтированных инвестиций</w:t>
            </w:r>
            <w:r>
              <w:rPr>
                <w:sz w:val="26"/>
                <w:szCs w:val="26"/>
              </w:rPr>
              <w:t xml:space="preserve"> (</w:t>
            </w:r>
            <w:r w:rsidRPr="00447974">
              <w:rPr>
                <w:sz w:val="26"/>
                <w:szCs w:val="26"/>
              </w:rPr>
              <w:t>profitability index)</w:t>
            </w:r>
            <w:r w:rsidR="00D91EE1">
              <w:rPr>
                <w:sz w:val="26"/>
                <w:szCs w:val="26"/>
              </w:rPr>
              <w:t>.</w:t>
            </w:r>
          </w:p>
        </w:tc>
      </w:tr>
      <w:tr w:rsidR="00E032CF" w:rsidRPr="001A1C32" w:rsidTr="00B87050">
        <w:tc>
          <w:tcPr>
            <w:tcW w:w="2071" w:type="dxa"/>
          </w:tcPr>
          <w:p w:rsidR="00E032CF" w:rsidRPr="001A1C32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</w:p>
        </w:tc>
        <w:tc>
          <w:tcPr>
            <w:tcW w:w="6610" w:type="dxa"/>
          </w:tcPr>
          <w:p w:rsidR="00E032CF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</w:tbl>
    <w:p w:rsidR="009C392C" w:rsidRDefault="009C392C" w:rsidP="004B5B35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AF6C03">
        <w:rPr>
          <w:b/>
          <w:sz w:val="28"/>
          <w:szCs w:val="28"/>
        </w:rPr>
        <w:t>Ответственность</w:t>
      </w:r>
    </w:p>
    <w:p w:rsidR="007B727B" w:rsidRDefault="007B727B" w:rsidP="009C392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2547E" w:rsidRDefault="009C392C" w:rsidP="001617F5">
      <w:pPr>
        <w:numPr>
          <w:ilvl w:val="1"/>
          <w:numId w:val="33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F3749">
        <w:rPr>
          <w:sz w:val="26"/>
          <w:szCs w:val="26"/>
        </w:rPr>
        <w:t xml:space="preserve">Ответственность </w:t>
      </w:r>
      <w:r>
        <w:rPr>
          <w:sz w:val="26"/>
          <w:szCs w:val="26"/>
        </w:rPr>
        <w:t xml:space="preserve">за </w:t>
      </w:r>
      <w:r w:rsidRPr="00FF3749">
        <w:rPr>
          <w:sz w:val="26"/>
          <w:szCs w:val="26"/>
        </w:rPr>
        <w:t>введение в действие настоящего стандарта</w:t>
      </w:r>
      <w:r>
        <w:rPr>
          <w:sz w:val="26"/>
          <w:szCs w:val="26"/>
        </w:rPr>
        <w:t xml:space="preserve"> </w:t>
      </w:r>
      <w:r w:rsidRPr="00FF3749">
        <w:rPr>
          <w:sz w:val="26"/>
          <w:szCs w:val="26"/>
        </w:rPr>
        <w:t>несет</w:t>
      </w:r>
      <w:r w:rsidR="0052547E">
        <w:rPr>
          <w:sz w:val="26"/>
          <w:szCs w:val="26"/>
        </w:rPr>
        <w:t xml:space="preserve"> генеральный директор</w:t>
      </w:r>
      <w:r>
        <w:rPr>
          <w:sz w:val="26"/>
          <w:szCs w:val="26"/>
        </w:rPr>
        <w:t>.</w:t>
      </w:r>
    </w:p>
    <w:p w:rsidR="009C392C" w:rsidRPr="00802B96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336FA">
        <w:rPr>
          <w:sz w:val="26"/>
          <w:szCs w:val="26"/>
        </w:rPr>
        <w:t>Ответственность за выполнение требований настоящего</w:t>
      </w:r>
      <w:r w:rsidR="00971D1E">
        <w:rPr>
          <w:sz w:val="26"/>
          <w:szCs w:val="26"/>
        </w:rPr>
        <w:t xml:space="preserve"> стандарта</w:t>
      </w:r>
      <w:r w:rsidRPr="000336FA">
        <w:rPr>
          <w:sz w:val="26"/>
          <w:szCs w:val="26"/>
        </w:rPr>
        <w:t xml:space="preserve"> возлагается на должностных лиц и руководителей </w:t>
      </w:r>
      <w:r w:rsidR="00262ACF">
        <w:rPr>
          <w:sz w:val="26"/>
          <w:szCs w:val="26"/>
        </w:rPr>
        <w:t>СП</w:t>
      </w:r>
      <w:r w:rsidRPr="000336FA">
        <w:rPr>
          <w:sz w:val="26"/>
          <w:szCs w:val="26"/>
        </w:rPr>
        <w:t xml:space="preserve"> Концерна и ДО, </w:t>
      </w:r>
      <w:r w:rsidRPr="00802B96">
        <w:rPr>
          <w:sz w:val="26"/>
          <w:szCs w:val="26"/>
        </w:rPr>
        <w:t xml:space="preserve">участвующих в </w:t>
      </w:r>
      <w:r w:rsidR="00FA5331" w:rsidRPr="00802B96">
        <w:rPr>
          <w:sz w:val="26"/>
          <w:szCs w:val="26"/>
        </w:rPr>
        <w:t xml:space="preserve">инвестиционной </w:t>
      </w:r>
      <w:r w:rsidRPr="00802B96">
        <w:rPr>
          <w:sz w:val="26"/>
          <w:szCs w:val="26"/>
        </w:rPr>
        <w:t>деятельности</w:t>
      </w:r>
      <w:r w:rsidR="00FA5331" w:rsidRPr="00802B96">
        <w:rPr>
          <w:sz w:val="26"/>
          <w:szCs w:val="26"/>
        </w:rPr>
        <w:t>.</w:t>
      </w:r>
      <w:r w:rsidRPr="00802B96">
        <w:rPr>
          <w:sz w:val="26"/>
          <w:szCs w:val="26"/>
        </w:rPr>
        <w:t xml:space="preserve"> </w:t>
      </w:r>
    </w:p>
    <w:p w:rsidR="000336FA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336FA">
        <w:rPr>
          <w:sz w:val="26"/>
          <w:szCs w:val="26"/>
        </w:rPr>
        <w:t xml:space="preserve">Ответственность за актуализацию настоящего положения несет директор </w:t>
      </w:r>
      <w:r w:rsidR="001E2895">
        <w:rPr>
          <w:sz w:val="26"/>
          <w:szCs w:val="26"/>
        </w:rPr>
        <w:t>ДСР</w:t>
      </w:r>
      <w:r w:rsidR="00871B91">
        <w:rPr>
          <w:sz w:val="26"/>
          <w:szCs w:val="26"/>
        </w:rPr>
        <w:t>.</w:t>
      </w:r>
    </w:p>
    <w:p w:rsidR="000336FA" w:rsidRDefault="009C392C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FF3749">
        <w:rPr>
          <w:sz w:val="26"/>
          <w:szCs w:val="26"/>
        </w:rPr>
        <w:t>тветственность за внесение изменений в настоящий стандарт</w:t>
      </w:r>
      <w:r>
        <w:rPr>
          <w:sz w:val="26"/>
          <w:szCs w:val="26"/>
        </w:rPr>
        <w:t xml:space="preserve"> </w:t>
      </w:r>
      <w:r w:rsidR="00FF78F5">
        <w:rPr>
          <w:sz w:val="26"/>
          <w:szCs w:val="26"/>
        </w:rPr>
        <w:t>возлагается на</w:t>
      </w:r>
      <w:r w:rsidR="0023293C">
        <w:rPr>
          <w:sz w:val="26"/>
          <w:szCs w:val="26"/>
        </w:rPr>
        <w:t xml:space="preserve"> </w:t>
      </w:r>
      <w:r w:rsidR="00F2265A">
        <w:rPr>
          <w:sz w:val="26"/>
          <w:szCs w:val="26"/>
        </w:rPr>
        <w:t>д</w:t>
      </w:r>
      <w:r w:rsidR="005F3D86">
        <w:rPr>
          <w:sz w:val="26"/>
          <w:szCs w:val="26"/>
        </w:rPr>
        <w:t>иректор</w:t>
      </w:r>
      <w:r w:rsidR="00FF78F5">
        <w:rPr>
          <w:sz w:val="26"/>
          <w:szCs w:val="26"/>
        </w:rPr>
        <w:t>а</w:t>
      </w:r>
      <w:r w:rsidR="003E51C0">
        <w:rPr>
          <w:sz w:val="26"/>
          <w:szCs w:val="26"/>
        </w:rPr>
        <w:t xml:space="preserve"> ДУК</w:t>
      </w:r>
      <w:r w:rsidRPr="00FF3749">
        <w:rPr>
          <w:sz w:val="26"/>
          <w:szCs w:val="26"/>
        </w:rPr>
        <w:t>.</w:t>
      </w:r>
      <w:r w:rsidR="003C394C">
        <w:rPr>
          <w:sz w:val="26"/>
          <w:szCs w:val="26"/>
        </w:rPr>
        <w:t xml:space="preserve"> </w:t>
      </w:r>
    </w:p>
    <w:p w:rsidR="000336FA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К</w:t>
      </w:r>
      <w:r w:rsidRPr="00C343A1">
        <w:rPr>
          <w:sz w:val="26"/>
          <w:szCs w:val="26"/>
        </w:rPr>
        <w:t xml:space="preserve">онтроль </w:t>
      </w:r>
      <w:r>
        <w:rPr>
          <w:sz w:val="26"/>
          <w:szCs w:val="26"/>
        </w:rPr>
        <w:t>над</w:t>
      </w:r>
      <w:r w:rsidRPr="00C343A1">
        <w:rPr>
          <w:sz w:val="26"/>
          <w:szCs w:val="26"/>
        </w:rPr>
        <w:t xml:space="preserve"> выполнением требований настоящего стандарта возлагается на </w:t>
      </w:r>
      <w:r w:rsidR="001E2895">
        <w:rPr>
          <w:sz w:val="26"/>
          <w:szCs w:val="26"/>
        </w:rPr>
        <w:t>ЗГД</w:t>
      </w:r>
      <w:r w:rsidR="00E207B1">
        <w:rPr>
          <w:sz w:val="26"/>
          <w:szCs w:val="26"/>
        </w:rPr>
        <w:t xml:space="preserve"> </w:t>
      </w:r>
      <w:r w:rsidRPr="00C343A1">
        <w:rPr>
          <w:sz w:val="26"/>
          <w:szCs w:val="26"/>
        </w:rPr>
        <w:t>по стратегическому развитию.</w:t>
      </w:r>
    </w:p>
    <w:p w:rsidR="00FA1A3F" w:rsidRDefault="00FA1A3F" w:rsidP="000336F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1A2656" w:rsidRDefault="00923E0E" w:rsidP="004B5B35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AF6C03">
        <w:rPr>
          <w:b/>
          <w:sz w:val="28"/>
          <w:szCs w:val="28"/>
        </w:rPr>
        <w:t>Описание процесса</w:t>
      </w:r>
    </w:p>
    <w:p w:rsidR="00CD676A" w:rsidRDefault="00CD676A" w:rsidP="007106AA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567"/>
        <w:jc w:val="both"/>
        <w:rPr>
          <w:sz w:val="28"/>
          <w:szCs w:val="28"/>
        </w:rPr>
      </w:pPr>
    </w:p>
    <w:p w:rsidR="00DA1AEA" w:rsidRDefault="000F77DB" w:rsidP="00400EAB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rPr>
          <w:b/>
          <w:sz w:val="26"/>
          <w:szCs w:val="26"/>
        </w:rPr>
      </w:pPr>
      <w:r w:rsidRPr="000F77DB">
        <w:rPr>
          <w:b/>
          <w:sz w:val="26"/>
          <w:szCs w:val="26"/>
        </w:rPr>
        <w:t xml:space="preserve">Структура </w:t>
      </w:r>
      <w:r>
        <w:rPr>
          <w:b/>
          <w:sz w:val="26"/>
          <w:szCs w:val="26"/>
        </w:rPr>
        <w:t>процесса</w:t>
      </w:r>
      <w:r w:rsidRPr="000F77DB">
        <w:rPr>
          <w:b/>
          <w:sz w:val="26"/>
          <w:szCs w:val="26"/>
        </w:rPr>
        <w:t xml:space="preserve"> разработки и рассмотрения инвестиционного проекта для формирования инвестиционного портфеля</w:t>
      </w:r>
    </w:p>
    <w:p w:rsidR="00DA1AEA" w:rsidRPr="00DA1AEA" w:rsidRDefault="00DA1AEA" w:rsidP="00DA1A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2C790D" w:rsidRPr="002C790D" w:rsidRDefault="002C790D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C790D">
        <w:rPr>
          <w:sz w:val="26"/>
          <w:szCs w:val="26"/>
        </w:rPr>
        <w:t xml:space="preserve">Основными процессами разработки и </w:t>
      </w:r>
      <w:r w:rsidR="009B46C1" w:rsidRPr="009B46C1">
        <w:rPr>
          <w:sz w:val="26"/>
          <w:szCs w:val="26"/>
        </w:rPr>
        <w:t>рассмотрени</w:t>
      </w:r>
      <w:r w:rsidR="006721C5">
        <w:rPr>
          <w:sz w:val="26"/>
          <w:szCs w:val="26"/>
        </w:rPr>
        <w:t>я</w:t>
      </w:r>
      <w:r w:rsidR="009B46C1" w:rsidRPr="009B46C1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9B46C1" w:rsidRPr="009B46C1">
        <w:rPr>
          <w:sz w:val="26"/>
          <w:szCs w:val="26"/>
        </w:rPr>
        <w:t xml:space="preserve"> для формирования инвестиционного портфеля</w:t>
      </w:r>
      <w:r w:rsidR="009B46C1">
        <w:rPr>
          <w:sz w:val="26"/>
          <w:szCs w:val="26"/>
        </w:rPr>
        <w:t xml:space="preserve"> </w:t>
      </w:r>
      <w:r w:rsidRPr="002C790D">
        <w:rPr>
          <w:sz w:val="26"/>
          <w:szCs w:val="26"/>
        </w:rPr>
        <w:t>являются: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 подготовка инвестиционного предложения инициатором;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 предоставление в Концерн и оценка инвестиционного предложения;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</w:t>
      </w:r>
      <w:r w:rsidR="007473CB">
        <w:rPr>
          <w:sz w:val="26"/>
          <w:szCs w:val="26"/>
        </w:rPr>
        <w:t> </w:t>
      </w:r>
      <w:r w:rsidRPr="002C790D">
        <w:rPr>
          <w:sz w:val="26"/>
          <w:szCs w:val="26"/>
        </w:rPr>
        <w:t xml:space="preserve">подготовка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(паспорта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и </w:t>
      </w:r>
      <w:r w:rsidR="00335EEA">
        <w:rPr>
          <w:sz w:val="26"/>
          <w:szCs w:val="26"/>
        </w:rPr>
        <w:t>ТЭО ИП</w:t>
      </w:r>
      <w:r w:rsidRPr="002C790D">
        <w:rPr>
          <w:sz w:val="26"/>
          <w:szCs w:val="26"/>
        </w:rPr>
        <w:t xml:space="preserve">) </w:t>
      </w:r>
      <w:r w:rsidR="00400EAB">
        <w:rPr>
          <w:sz w:val="26"/>
          <w:szCs w:val="26"/>
        </w:rPr>
        <w:t>−</w:t>
      </w:r>
      <w:r w:rsidRPr="002C790D">
        <w:rPr>
          <w:sz w:val="26"/>
          <w:szCs w:val="26"/>
        </w:rPr>
        <w:t xml:space="preserve"> инициатором;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</w:t>
      </w:r>
      <w:r w:rsidR="007473CB">
        <w:rPr>
          <w:sz w:val="26"/>
          <w:szCs w:val="26"/>
        </w:rPr>
        <w:t> </w:t>
      </w:r>
      <w:r w:rsidRPr="002C790D">
        <w:rPr>
          <w:sz w:val="26"/>
          <w:szCs w:val="26"/>
        </w:rPr>
        <w:t xml:space="preserve">предоставление и согласование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(паспорта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и </w:t>
      </w:r>
      <w:r w:rsidR="00335EEA">
        <w:rPr>
          <w:sz w:val="26"/>
          <w:szCs w:val="26"/>
        </w:rPr>
        <w:t>ТЭО ИП</w:t>
      </w:r>
      <w:r w:rsidRPr="002C790D">
        <w:rPr>
          <w:sz w:val="26"/>
          <w:szCs w:val="26"/>
        </w:rPr>
        <w:t>) в Концерн;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 xml:space="preserve">- включение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в инвестиционный портфель</w:t>
      </w:r>
      <w:r w:rsidR="009B46C1">
        <w:rPr>
          <w:sz w:val="26"/>
          <w:szCs w:val="26"/>
        </w:rPr>
        <w:t>.</w:t>
      </w:r>
    </w:p>
    <w:p w:rsidR="002C790D" w:rsidRPr="00015195" w:rsidRDefault="004E0DD9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Процесс</w:t>
      </w:r>
      <w:r w:rsidR="002C790D" w:rsidRPr="002C790D">
        <w:rPr>
          <w:sz w:val="26"/>
          <w:szCs w:val="26"/>
        </w:rPr>
        <w:t xml:space="preserve"> представлен в виде блок-схемы в соответствии с приложением А.</w:t>
      </w:r>
    </w:p>
    <w:p w:rsidR="00B522E4" w:rsidRPr="00DA1AEA" w:rsidRDefault="00B522E4" w:rsidP="00DA1A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25759D" w:rsidRDefault="00946247" w:rsidP="00400EAB">
      <w:pPr>
        <w:numPr>
          <w:ilvl w:val="1"/>
          <w:numId w:val="33"/>
        </w:numPr>
        <w:tabs>
          <w:tab w:val="left" w:pos="720"/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Т</w:t>
      </w:r>
      <w:r w:rsidR="005C431E" w:rsidRPr="005C431E">
        <w:rPr>
          <w:b/>
          <w:sz w:val="26"/>
          <w:szCs w:val="26"/>
        </w:rPr>
        <w:t>ребования к структуре и содержанию инвестиционного предложения</w:t>
      </w:r>
    </w:p>
    <w:p w:rsidR="000C260C" w:rsidRDefault="000C260C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C431E" w:rsidRDefault="005C431E" w:rsidP="00400EAB">
      <w:pPr>
        <w:numPr>
          <w:ilvl w:val="2"/>
          <w:numId w:val="33"/>
        </w:numPr>
        <w:tabs>
          <w:tab w:val="left" w:pos="720"/>
          <w:tab w:val="left" w:pos="1418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</w:t>
      </w:r>
      <w:r w:rsidRPr="005C431E">
        <w:rPr>
          <w:sz w:val="26"/>
          <w:szCs w:val="26"/>
        </w:rPr>
        <w:t>нвестиционное предложение</w:t>
      </w:r>
      <w:r>
        <w:rPr>
          <w:sz w:val="26"/>
          <w:szCs w:val="26"/>
        </w:rPr>
        <w:t xml:space="preserve"> является ф</w:t>
      </w:r>
      <w:r w:rsidRPr="005C431E">
        <w:rPr>
          <w:sz w:val="26"/>
          <w:szCs w:val="26"/>
        </w:rPr>
        <w:t>ормализованн</w:t>
      </w:r>
      <w:r>
        <w:rPr>
          <w:sz w:val="26"/>
          <w:szCs w:val="26"/>
        </w:rPr>
        <w:t>ым</w:t>
      </w:r>
      <w:r w:rsidRPr="005C431E">
        <w:rPr>
          <w:sz w:val="26"/>
          <w:szCs w:val="26"/>
        </w:rPr>
        <w:t xml:space="preserve"> кратк</w:t>
      </w:r>
      <w:r>
        <w:rPr>
          <w:sz w:val="26"/>
          <w:szCs w:val="26"/>
        </w:rPr>
        <w:t>им</w:t>
      </w:r>
      <w:r w:rsidRPr="005C431E">
        <w:rPr>
          <w:sz w:val="26"/>
          <w:szCs w:val="26"/>
        </w:rPr>
        <w:t xml:space="preserve"> описание</w:t>
      </w:r>
      <w:r>
        <w:rPr>
          <w:sz w:val="26"/>
          <w:szCs w:val="26"/>
        </w:rPr>
        <w:t>м</w:t>
      </w:r>
      <w:r w:rsidRPr="005C431E">
        <w:rPr>
          <w:sz w:val="26"/>
          <w:szCs w:val="26"/>
        </w:rPr>
        <w:t xml:space="preserve"> предлагаемого </w:t>
      </w:r>
      <w:r w:rsidR="00106A20">
        <w:rPr>
          <w:sz w:val="26"/>
          <w:szCs w:val="26"/>
        </w:rPr>
        <w:t>ИП</w:t>
      </w:r>
      <w:r w:rsidR="00871B91">
        <w:rPr>
          <w:sz w:val="26"/>
          <w:szCs w:val="26"/>
        </w:rPr>
        <w:t>, содержащим</w:t>
      </w:r>
      <w:r w:rsidRPr="005C431E">
        <w:rPr>
          <w:sz w:val="26"/>
          <w:szCs w:val="26"/>
        </w:rPr>
        <w:t xml:space="preserve"> информацию, достаточн</w:t>
      </w:r>
      <w:r w:rsidR="00C66CEC">
        <w:rPr>
          <w:sz w:val="26"/>
          <w:szCs w:val="26"/>
        </w:rPr>
        <w:t xml:space="preserve">ую для оценки его соответствия </w:t>
      </w:r>
      <w:r w:rsidR="00820122">
        <w:rPr>
          <w:sz w:val="26"/>
          <w:szCs w:val="26"/>
        </w:rPr>
        <w:t>ДПР</w:t>
      </w:r>
      <w:r w:rsidR="00C66CEC">
        <w:rPr>
          <w:sz w:val="26"/>
          <w:szCs w:val="26"/>
        </w:rPr>
        <w:t xml:space="preserve"> (ДПР ДО)</w:t>
      </w:r>
      <w:r w:rsidRPr="005C431E">
        <w:rPr>
          <w:sz w:val="26"/>
          <w:szCs w:val="26"/>
        </w:rPr>
        <w:t>.</w:t>
      </w:r>
    </w:p>
    <w:p w:rsidR="00CA3E13" w:rsidRPr="00F42F54" w:rsidRDefault="005C431E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C431E">
        <w:rPr>
          <w:sz w:val="26"/>
          <w:szCs w:val="26"/>
        </w:rPr>
        <w:t>Инвестиционное предложение</w:t>
      </w:r>
      <w:r>
        <w:rPr>
          <w:sz w:val="26"/>
          <w:szCs w:val="26"/>
        </w:rPr>
        <w:t xml:space="preserve"> </w:t>
      </w:r>
      <w:r w:rsidR="00CA3E13">
        <w:rPr>
          <w:sz w:val="26"/>
          <w:szCs w:val="26"/>
        </w:rPr>
        <w:t>включа</w:t>
      </w:r>
      <w:r w:rsidR="0057119C">
        <w:rPr>
          <w:sz w:val="26"/>
          <w:szCs w:val="26"/>
        </w:rPr>
        <w:t>е</w:t>
      </w:r>
      <w:r w:rsidR="00CA3E13">
        <w:rPr>
          <w:sz w:val="26"/>
          <w:szCs w:val="26"/>
        </w:rPr>
        <w:t>т</w:t>
      </w:r>
      <w:r w:rsidR="00CA3E13" w:rsidRPr="00AF6C03">
        <w:rPr>
          <w:sz w:val="26"/>
          <w:szCs w:val="26"/>
        </w:rPr>
        <w:t xml:space="preserve"> следующие раз</w:t>
      </w:r>
      <w:r w:rsidR="00CA3E13">
        <w:rPr>
          <w:sz w:val="26"/>
          <w:szCs w:val="26"/>
        </w:rPr>
        <w:t>делы</w:t>
      </w:r>
      <w:r w:rsidR="00CA3E13" w:rsidRPr="00AF6C03">
        <w:rPr>
          <w:sz w:val="26"/>
          <w:szCs w:val="26"/>
        </w:rPr>
        <w:t>: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Обоснование и предпосылки реализаци</w:t>
      </w:r>
      <w:r w:rsidRPr="00AC1E88">
        <w:rPr>
          <w:sz w:val="26"/>
          <w:szCs w:val="26"/>
        </w:rPr>
        <w:t xml:space="preserve">и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проекта»;</w:t>
      </w:r>
    </w:p>
    <w:p w:rsidR="00CE4E89" w:rsidRPr="00AC1E88" w:rsidRDefault="00CE4E89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9B0C47">
        <w:rPr>
          <w:sz w:val="26"/>
          <w:szCs w:val="26"/>
        </w:rPr>
        <w:tab/>
      </w:r>
      <w:r>
        <w:rPr>
          <w:sz w:val="26"/>
          <w:szCs w:val="26"/>
        </w:rPr>
        <w:t>«Замысел инвестиционного проекта»;</w:t>
      </w:r>
    </w:p>
    <w:p w:rsidR="00CA3E13" w:rsidRPr="00AC1E88" w:rsidRDefault="00FA5331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lastRenderedPageBreak/>
        <w:t>-</w:t>
      </w:r>
      <w:r w:rsidR="00CA3E13" w:rsidRPr="00AC1E88">
        <w:rPr>
          <w:sz w:val="26"/>
          <w:szCs w:val="26"/>
        </w:rPr>
        <w:tab/>
        <w:t xml:space="preserve">«Цели </w:t>
      </w:r>
      <w:r w:rsidRPr="00AC1E88">
        <w:rPr>
          <w:sz w:val="26"/>
          <w:szCs w:val="26"/>
        </w:rPr>
        <w:t xml:space="preserve">инвестиционного </w:t>
      </w:r>
      <w:r w:rsidR="00CA3E13" w:rsidRPr="00AC1E88">
        <w:rPr>
          <w:sz w:val="26"/>
          <w:szCs w:val="26"/>
        </w:rPr>
        <w:t>проекта»;</w:t>
      </w:r>
    </w:p>
    <w:p w:rsidR="00CA3E13" w:rsidRPr="00AC1E88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t>-</w:t>
      </w:r>
      <w:r w:rsidRPr="00AC1E88">
        <w:rPr>
          <w:sz w:val="26"/>
          <w:szCs w:val="26"/>
        </w:rPr>
        <w:tab/>
        <w:t xml:space="preserve">«Связь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 со стратегическими документами Концерна»;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t>-</w:t>
      </w:r>
      <w:r w:rsidRPr="00AC1E88">
        <w:rPr>
          <w:sz w:val="26"/>
          <w:szCs w:val="26"/>
        </w:rPr>
        <w:tab/>
        <w:t>«Состав участников</w:t>
      </w:r>
      <w:r w:rsidRPr="00CA3E13">
        <w:rPr>
          <w:sz w:val="26"/>
          <w:szCs w:val="26"/>
        </w:rPr>
        <w:t xml:space="preserve">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Директивный график</w:t>
      </w:r>
      <w:r w:rsidR="00B260F2">
        <w:rPr>
          <w:sz w:val="26"/>
          <w:szCs w:val="26"/>
        </w:rPr>
        <w:t xml:space="preserve"> инвестиционного проекта</w:t>
      </w:r>
      <w:r>
        <w:rPr>
          <w:sz w:val="26"/>
          <w:szCs w:val="26"/>
        </w:rPr>
        <w:t>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Планируемый бюджет</w:t>
      </w:r>
      <w:r w:rsidR="00B260F2">
        <w:rPr>
          <w:sz w:val="26"/>
          <w:szCs w:val="26"/>
        </w:rPr>
        <w:t xml:space="preserve"> инвестиционного проекта</w:t>
      </w:r>
      <w:r>
        <w:rPr>
          <w:sz w:val="26"/>
          <w:szCs w:val="26"/>
        </w:rPr>
        <w:t>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 xml:space="preserve">Сроки </w:t>
      </w:r>
      <w:r>
        <w:rPr>
          <w:sz w:val="26"/>
          <w:szCs w:val="26"/>
        </w:rPr>
        <w:t>разработки инвестиционного проекта».</w:t>
      </w:r>
    </w:p>
    <w:p w:rsidR="005C431E" w:rsidRDefault="00EA5327" w:rsidP="001200A8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CA3E13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88187D">
        <w:rPr>
          <w:rFonts w:eastAsia="Calibri"/>
          <w:b/>
          <w:sz w:val="26"/>
          <w:szCs w:val="26"/>
          <w:lang w:eastAsia="en-US"/>
        </w:rPr>
        <w:t xml:space="preserve">Обоснование </w:t>
      </w:r>
      <w:r w:rsidR="00CA3E13" w:rsidRPr="00CB65AE">
        <w:rPr>
          <w:rFonts w:eastAsia="Calibri"/>
          <w:b/>
          <w:sz w:val="26"/>
          <w:szCs w:val="26"/>
          <w:lang w:eastAsia="en-US"/>
        </w:rPr>
        <w:t xml:space="preserve">и предпосылки </w:t>
      </w:r>
      <w:r w:rsidR="00CA3E13" w:rsidRPr="00AC1E88">
        <w:rPr>
          <w:rFonts w:eastAsia="Calibri"/>
          <w:b/>
          <w:sz w:val="26"/>
          <w:szCs w:val="26"/>
          <w:lang w:eastAsia="en-US"/>
        </w:rPr>
        <w:t xml:space="preserve">реализации </w:t>
      </w:r>
      <w:r w:rsidR="00FA5331" w:rsidRPr="00AC1E88">
        <w:rPr>
          <w:b/>
          <w:sz w:val="26"/>
          <w:szCs w:val="26"/>
        </w:rPr>
        <w:t>инвестиционного</w:t>
      </w:r>
      <w:r w:rsidR="00FA5331">
        <w:rPr>
          <w:sz w:val="26"/>
          <w:szCs w:val="26"/>
        </w:rPr>
        <w:t xml:space="preserve"> </w:t>
      </w:r>
      <w:r w:rsidR="00CA3E13" w:rsidRPr="00CB65AE">
        <w:rPr>
          <w:rFonts w:eastAsia="Calibri"/>
          <w:b/>
          <w:sz w:val="26"/>
          <w:szCs w:val="26"/>
          <w:lang w:eastAsia="en-US"/>
        </w:rPr>
        <w:t>проекта</w:t>
      </w:r>
      <w:r w:rsidR="00CA3E13">
        <w:rPr>
          <w:sz w:val="26"/>
          <w:szCs w:val="26"/>
        </w:rPr>
        <w:t>»</w:t>
      </w:r>
    </w:p>
    <w:p w:rsidR="00172376" w:rsidRDefault="00172376" w:rsidP="00CA3E1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72376">
        <w:rPr>
          <w:sz w:val="26"/>
          <w:szCs w:val="26"/>
        </w:rPr>
        <w:t>Описание сложившейся ситуации, которой обуславливается необходимость реализации</w:t>
      </w:r>
      <w:r w:rsidR="0012602F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CE570D">
        <w:rPr>
          <w:sz w:val="26"/>
          <w:szCs w:val="26"/>
        </w:rPr>
        <w:t>.</w:t>
      </w:r>
    </w:p>
    <w:p w:rsidR="00AA7A28" w:rsidRPr="00286EB8" w:rsidRDefault="00EA5327" w:rsidP="001200A8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AA7A28" w:rsidRPr="00286EB8">
        <w:rPr>
          <w:sz w:val="26"/>
          <w:szCs w:val="26"/>
        </w:rPr>
        <w:t xml:space="preserve"> </w:t>
      </w:r>
      <w:r w:rsidR="00AA7A28" w:rsidRPr="00286EB8">
        <w:rPr>
          <w:b/>
          <w:sz w:val="26"/>
          <w:szCs w:val="26"/>
        </w:rPr>
        <w:t>«</w:t>
      </w:r>
      <w:r w:rsidR="00946F49" w:rsidRPr="00286EB8">
        <w:rPr>
          <w:b/>
          <w:sz w:val="26"/>
          <w:szCs w:val="26"/>
        </w:rPr>
        <w:t>Замысел</w:t>
      </w:r>
      <w:r w:rsidR="00AA7A28" w:rsidRPr="00286EB8">
        <w:rPr>
          <w:b/>
          <w:sz w:val="26"/>
          <w:szCs w:val="26"/>
        </w:rPr>
        <w:t xml:space="preserve"> </w:t>
      </w:r>
      <w:r w:rsidR="00FA5331" w:rsidRPr="00286EB8">
        <w:rPr>
          <w:b/>
          <w:sz w:val="26"/>
          <w:szCs w:val="26"/>
        </w:rPr>
        <w:t>инвестиционного</w:t>
      </w:r>
      <w:r w:rsidR="00697322" w:rsidRPr="00286EB8">
        <w:rPr>
          <w:sz w:val="26"/>
          <w:szCs w:val="26"/>
        </w:rPr>
        <w:t xml:space="preserve"> </w:t>
      </w:r>
      <w:r w:rsidR="00AA7A28" w:rsidRPr="00286EB8">
        <w:rPr>
          <w:b/>
          <w:sz w:val="26"/>
          <w:szCs w:val="26"/>
        </w:rPr>
        <w:t>проекта»</w:t>
      </w:r>
    </w:p>
    <w:p w:rsidR="004F7A05" w:rsidRPr="00286EB8" w:rsidRDefault="002B066C" w:rsidP="001C2C95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86EB8"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 w:rsidRPr="00286EB8">
        <w:rPr>
          <w:sz w:val="26"/>
          <w:szCs w:val="26"/>
        </w:rPr>
        <w:t xml:space="preserve"> формулируется общая </w:t>
      </w:r>
      <w:r w:rsidR="008B75F1" w:rsidRPr="00286EB8">
        <w:rPr>
          <w:sz w:val="26"/>
          <w:szCs w:val="26"/>
        </w:rPr>
        <w:t>идея</w:t>
      </w:r>
      <w:r w:rsidRPr="00286EB8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EA5327">
        <w:rPr>
          <w:sz w:val="26"/>
          <w:szCs w:val="26"/>
        </w:rPr>
        <w:t>, научно</w:t>
      </w:r>
      <w:r w:rsidR="00EA5327" w:rsidRPr="005979E8">
        <w:rPr>
          <w:sz w:val="26"/>
          <w:szCs w:val="26"/>
        </w:rPr>
        <w:t>-</w:t>
      </w:r>
      <w:r w:rsidRPr="00286EB8">
        <w:rPr>
          <w:sz w:val="26"/>
          <w:szCs w:val="26"/>
        </w:rPr>
        <w:t xml:space="preserve">техническая и производственная актуальность </w:t>
      </w:r>
      <w:r w:rsidR="00106A20">
        <w:rPr>
          <w:sz w:val="26"/>
          <w:szCs w:val="26"/>
        </w:rPr>
        <w:t>ИП</w:t>
      </w:r>
      <w:r w:rsidR="00EA5327">
        <w:rPr>
          <w:sz w:val="26"/>
          <w:szCs w:val="26"/>
        </w:rPr>
        <w:t>, краткое описание научно</w:t>
      </w:r>
      <w:r w:rsidR="00EA5327" w:rsidRPr="005979E8">
        <w:rPr>
          <w:sz w:val="26"/>
          <w:szCs w:val="26"/>
        </w:rPr>
        <w:t>-</w:t>
      </w:r>
      <w:r w:rsidRPr="00286EB8">
        <w:rPr>
          <w:sz w:val="26"/>
          <w:szCs w:val="26"/>
        </w:rPr>
        <w:t xml:space="preserve">технических и производственно-технологических решений, </w:t>
      </w:r>
      <w:r w:rsidR="00D42049" w:rsidRPr="00286EB8">
        <w:rPr>
          <w:sz w:val="26"/>
          <w:szCs w:val="26"/>
        </w:rPr>
        <w:t>с</w:t>
      </w:r>
      <w:r w:rsidRPr="00286EB8">
        <w:rPr>
          <w:sz w:val="26"/>
          <w:szCs w:val="26"/>
        </w:rPr>
        <w:t>войства и характеристики</w:t>
      </w:r>
      <w:r w:rsidR="00B35486" w:rsidRPr="00286EB8">
        <w:rPr>
          <w:sz w:val="26"/>
          <w:szCs w:val="26"/>
        </w:rPr>
        <w:t xml:space="preserve"> предполагаемого к выпуску</w:t>
      </w:r>
      <w:r w:rsidR="002F4E84" w:rsidRPr="00286EB8">
        <w:rPr>
          <w:sz w:val="26"/>
          <w:szCs w:val="26"/>
        </w:rPr>
        <w:t xml:space="preserve"> продукта</w:t>
      </w:r>
      <w:r w:rsidR="00273E5D" w:rsidRPr="00286EB8">
        <w:rPr>
          <w:sz w:val="26"/>
          <w:szCs w:val="26"/>
        </w:rPr>
        <w:t>.</w:t>
      </w:r>
      <w:r w:rsidR="008B75F1" w:rsidRPr="00286EB8">
        <w:rPr>
          <w:sz w:val="26"/>
          <w:szCs w:val="26"/>
        </w:rPr>
        <w:t xml:space="preserve"> 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CB65AE">
        <w:rPr>
          <w:rFonts w:eastAsia="Calibri"/>
          <w:b/>
          <w:sz w:val="26"/>
          <w:szCs w:val="26"/>
          <w:lang w:eastAsia="en-US"/>
        </w:rPr>
        <w:t xml:space="preserve">Цели </w:t>
      </w:r>
      <w:r w:rsidR="00FA5331" w:rsidRPr="00697322">
        <w:rPr>
          <w:b/>
          <w:sz w:val="26"/>
          <w:szCs w:val="26"/>
        </w:rPr>
        <w:t>инвестиционного</w:t>
      </w:r>
      <w:r w:rsidR="00FA5331">
        <w:rPr>
          <w:sz w:val="26"/>
          <w:szCs w:val="26"/>
        </w:rPr>
        <w:t xml:space="preserve"> </w:t>
      </w:r>
      <w:r w:rsidR="00CA3E13" w:rsidRPr="00CB65AE">
        <w:rPr>
          <w:rFonts w:eastAsia="Calibri"/>
          <w:b/>
          <w:sz w:val="26"/>
          <w:szCs w:val="26"/>
          <w:lang w:eastAsia="en-US"/>
        </w:rPr>
        <w:t>проекта</w:t>
      </w:r>
      <w:r w:rsidR="00CA3E13">
        <w:rPr>
          <w:sz w:val="26"/>
          <w:szCs w:val="26"/>
        </w:rPr>
        <w:t>»</w:t>
      </w:r>
    </w:p>
    <w:p w:rsidR="005C431E" w:rsidRDefault="00CA3E1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F63FFC"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</w:t>
      </w:r>
      <w:r w:rsidR="00791B2D">
        <w:rPr>
          <w:sz w:val="26"/>
          <w:szCs w:val="26"/>
        </w:rPr>
        <w:t>указываются</w:t>
      </w:r>
      <w:r>
        <w:rPr>
          <w:sz w:val="26"/>
          <w:szCs w:val="26"/>
        </w:rPr>
        <w:t xml:space="preserve"> цел</w:t>
      </w:r>
      <w:r w:rsidR="00791B2D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432D90">
        <w:rPr>
          <w:sz w:val="26"/>
          <w:szCs w:val="26"/>
        </w:rPr>
        <w:t>, количественные</w:t>
      </w:r>
      <w:r w:rsidR="002D6F51">
        <w:rPr>
          <w:sz w:val="26"/>
          <w:szCs w:val="26"/>
        </w:rPr>
        <w:t xml:space="preserve"> и качественные</w:t>
      </w:r>
      <w:r w:rsidR="00432D90">
        <w:rPr>
          <w:sz w:val="26"/>
          <w:szCs w:val="26"/>
        </w:rPr>
        <w:t xml:space="preserve"> показатели целей</w:t>
      </w:r>
      <w:r w:rsidR="00871B91">
        <w:rPr>
          <w:sz w:val="26"/>
          <w:szCs w:val="26"/>
        </w:rPr>
        <w:t>.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="00B260F2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697322">
        <w:rPr>
          <w:rFonts w:eastAsia="Calibri"/>
          <w:b/>
          <w:sz w:val="26"/>
          <w:szCs w:val="26"/>
          <w:lang w:eastAsia="en-US"/>
        </w:rPr>
        <w:t>Связь</w:t>
      </w:r>
      <w:r w:rsidR="00FA5331" w:rsidRPr="00697322">
        <w:rPr>
          <w:b/>
          <w:sz w:val="26"/>
          <w:szCs w:val="26"/>
        </w:rPr>
        <w:t xml:space="preserve"> инвестиционного</w:t>
      </w:r>
      <w:r w:rsidR="00CA3E13" w:rsidRPr="00CA3E13">
        <w:rPr>
          <w:rFonts w:eastAsia="Calibri"/>
          <w:b/>
          <w:sz w:val="26"/>
          <w:szCs w:val="26"/>
          <w:lang w:eastAsia="en-US"/>
        </w:rPr>
        <w:t xml:space="preserve"> проекта со стратегическими документами Концерна</w:t>
      </w:r>
      <w:r w:rsidR="00CA3E13">
        <w:rPr>
          <w:sz w:val="26"/>
          <w:szCs w:val="26"/>
        </w:rPr>
        <w:t>»</w:t>
      </w:r>
    </w:p>
    <w:p w:rsidR="00CA3E13" w:rsidRDefault="00CA3E1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о</w:t>
      </w:r>
      <w:r w:rsidRPr="00CA3E13">
        <w:rPr>
          <w:sz w:val="26"/>
          <w:szCs w:val="26"/>
        </w:rPr>
        <w:t>писывается</w:t>
      </w:r>
      <w:r w:rsidR="00BA2CBC">
        <w:rPr>
          <w:sz w:val="26"/>
          <w:szCs w:val="26"/>
        </w:rPr>
        <w:t>,</w:t>
      </w:r>
      <w:r w:rsidRPr="00CA3E13">
        <w:rPr>
          <w:sz w:val="26"/>
          <w:szCs w:val="26"/>
        </w:rPr>
        <w:t xml:space="preserve"> </w:t>
      </w:r>
      <w:r w:rsidR="009857CC">
        <w:rPr>
          <w:sz w:val="26"/>
          <w:szCs w:val="26"/>
        </w:rPr>
        <w:t>на обеспечение каких стратегических целей Концерна</w:t>
      </w:r>
      <w:r w:rsidR="00FA322B">
        <w:rPr>
          <w:sz w:val="26"/>
          <w:szCs w:val="26"/>
        </w:rPr>
        <w:t xml:space="preserve"> (ДО)</w:t>
      </w:r>
      <w:r w:rsidR="009857CC">
        <w:rPr>
          <w:sz w:val="26"/>
          <w:szCs w:val="26"/>
        </w:rPr>
        <w:t xml:space="preserve"> направленна реализация </w:t>
      </w:r>
      <w:r w:rsidR="00106A20">
        <w:rPr>
          <w:sz w:val="26"/>
          <w:szCs w:val="26"/>
        </w:rPr>
        <w:t>ИП</w:t>
      </w:r>
      <w:r w:rsidR="009857CC">
        <w:rPr>
          <w:sz w:val="26"/>
          <w:szCs w:val="26"/>
        </w:rPr>
        <w:t xml:space="preserve">, </w:t>
      </w:r>
      <w:r w:rsidRPr="00CA3E13">
        <w:rPr>
          <w:sz w:val="26"/>
          <w:szCs w:val="26"/>
        </w:rPr>
        <w:t xml:space="preserve">в рамках какого мероприятия ДПР </w:t>
      </w:r>
      <w:r w:rsidR="00420E1E">
        <w:rPr>
          <w:sz w:val="26"/>
          <w:szCs w:val="26"/>
        </w:rPr>
        <w:t>(ДПР</w:t>
      </w:r>
      <w:r w:rsidRPr="00CA3E13">
        <w:rPr>
          <w:sz w:val="26"/>
          <w:szCs w:val="26"/>
        </w:rPr>
        <w:t xml:space="preserve"> ДО</w:t>
      </w:r>
      <w:r w:rsidR="00420E1E">
        <w:rPr>
          <w:sz w:val="26"/>
          <w:szCs w:val="26"/>
        </w:rPr>
        <w:t>)</w:t>
      </w:r>
      <w:r w:rsidRPr="00CA3E13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планируется реализовать </w:t>
      </w:r>
      <w:r w:rsidR="00106A20">
        <w:rPr>
          <w:sz w:val="26"/>
          <w:szCs w:val="26"/>
        </w:rPr>
        <w:t>ИП</w:t>
      </w:r>
      <w:r>
        <w:rPr>
          <w:sz w:val="26"/>
          <w:szCs w:val="26"/>
        </w:rPr>
        <w:t>.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CA3E13">
        <w:rPr>
          <w:rFonts w:eastAsia="Calibri"/>
          <w:b/>
          <w:sz w:val="26"/>
          <w:szCs w:val="26"/>
          <w:lang w:eastAsia="en-US"/>
        </w:rPr>
        <w:t xml:space="preserve">Состав </w:t>
      </w:r>
      <w:r w:rsidR="00CA3E13" w:rsidRPr="00AC1E88">
        <w:rPr>
          <w:rFonts w:eastAsia="Calibri"/>
          <w:b/>
          <w:sz w:val="26"/>
          <w:szCs w:val="26"/>
          <w:lang w:eastAsia="en-US"/>
        </w:rPr>
        <w:t>участников</w:t>
      </w:r>
      <w:r w:rsidR="00FA5331" w:rsidRPr="00AC1E88">
        <w:rPr>
          <w:rFonts w:eastAsia="Calibri"/>
          <w:b/>
          <w:sz w:val="26"/>
          <w:szCs w:val="26"/>
          <w:lang w:eastAsia="en-US"/>
        </w:rPr>
        <w:t xml:space="preserve"> </w:t>
      </w:r>
      <w:r w:rsidR="00FA5331" w:rsidRPr="00AC1E88">
        <w:rPr>
          <w:b/>
          <w:sz w:val="26"/>
          <w:szCs w:val="26"/>
        </w:rPr>
        <w:t>инвестиционного</w:t>
      </w:r>
      <w:r w:rsidR="00CA3E13" w:rsidRPr="00AC1E88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CA3E13">
        <w:rPr>
          <w:sz w:val="26"/>
          <w:szCs w:val="26"/>
        </w:rPr>
        <w:t>»</w:t>
      </w:r>
    </w:p>
    <w:p w:rsidR="00CA3E13" w:rsidRDefault="00080BD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устанавливают </w:t>
      </w:r>
      <w:r w:rsidR="00420E1E">
        <w:rPr>
          <w:sz w:val="26"/>
          <w:szCs w:val="26"/>
        </w:rPr>
        <w:t>перечень</w:t>
      </w:r>
      <w:r w:rsidR="00730A95">
        <w:rPr>
          <w:sz w:val="26"/>
          <w:szCs w:val="26"/>
        </w:rPr>
        <w:t>, основные функции</w:t>
      </w:r>
      <w:r w:rsidR="00B61B0A">
        <w:rPr>
          <w:sz w:val="26"/>
          <w:szCs w:val="26"/>
        </w:rPr>
        <w:t xml:space="preserve"> и ответственность</w:t>
      </w:r>
      <w:r w:rsidR="00420E1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основных участников </w:t>
      </w:r>
      <w:r w:rsidR="00106A20">
        <w:rPr>
          <w:sz w:val="26"/>
          <w:szCs w:val="26"/>
        </w:rPr>
        <w:t>ИП</w:t>
      </w:r>
      <w:r w:rsidR="00CE570D">
        <w:rPr>
          <w:sz w:val="26"/>
          <w:szCs w:val="26"/>
        </w:rPr>
        <w:t>.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E07118">
        <w:rPr>
          <w:rFonts w:eastAsia="Calibri"/>
          <w:b/>
          <w:sz w:val="26"/>
          <w:szCs w:val="26"/>
          <w:lang w:eastAsia="en-US"/>
        </w:rPr>
        <w:t>Директивный график</w:t>
      </w:r>
      <w:r w:rsidR="00B260F2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  <w:r w:rsidR="00080BD3">
        <w:rPr>
          <w:sz w:val="26"/>
          <w:szCs w:val="26"/>
        </w:rPr>
        <w:t>»</w:t>
      </w:r>
    </w:p>
    <w:p w:rsidR="00E07118" w:rsidRDefault="00E07118" w:rsidP="00E0711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приводится директивный график реа</w:t>
      </w:r>
      <w:r w:rsidR="003F4E1C">
        <w:rPr>
          <w:sz w:val="26"/>
          <w:szCs w:val="26"/>
        </w:rPr>
        <w:t>л</w:t>
      </w:r>
      <w:r w:rsidR="0048180F">
        <w:rPr>
          <w:sz w:val="26"/>
          <w:szCs w:val="26"/>
        </w:rPr>
        <w:t xml:space="preserve">изации </w:t>
      </w:r>
      <w:r w:rsidR="00106A20">
        <w:rPr>
          <w:sz w:val="26"/>
          <w:szCs w:val="26"/>
        </w:rPr>
        <w:t>ИП</w:t>
      </w:r>
      <w:r w:rsidR="0048180F">
        <w:rPr>
          <w:sz w:val="26"/>
          <w:szCs w:val="26"/>
        </w:rPr>
        <w:t>.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080BD3" w:rsidRPr="00080BD3">
        <w:rPr>
          <w:rFonts w:eastAsia="Calibri"/>
          <w:b/>
          <w:sz w:val="26"/>
          <w:szCs w:val="26"/>
          <w:lang w:eastAsia="en-US"/>
        </w:rPr>
        <w:t>Планируемый бюджет</w:t>
      </w:r>
      <w:r w:rsidR="00B260F2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  <w:r w:rsidR="00080BD3">
        <w:rPr>
          <w:sz w:val="26"/>
          <w:szCs w:val="26"/>
        </w:rPr>
        <w:t>»</w:t>
      </w:r>
    </w:p>
    <w:p w:rsidR="00AA2CA3" w:rsidRDefault="00080BD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</w:t>
      </w:r>
      <w:r w:rsidR="00B922E1">
        <w:rPr>
          <w:sz w:val="26"/>
          <w:szCs w:val="26"/>
        </w:rPr>
        <w:t>приводится информация об</w:t>
      </w:r>
      <w:r>
        <w:rPr>
          <w:sz w:val="26"/>
          <w:szCs w:val="26"/>
        </w:rPr>
        <w:t xml:space="preserve"> источник</w:t>
      </w:r>
      <w:r w:rsidR="00B922E1">
        <w:rPr>
          <w:sz w:val="26"/>
          <w:szCs w:val="26"/>
        </w:rPr>
        <w:t>ах</w:t>
      </w:r>
      <w:r>
        <w:rPr>
          <w:sz w:val="26"/>
          <w:szCs w:val="26"/>
        </w:rPr>
        <w:t xml:space="preserve"> финансирования</w:t>
      </w:r>
      <w:r w:rsidR="00420E1E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B922E1">
        <w:rPr>
          <w:sz w:val="26"/>
          <w:szCs w:val="26"/>
        </w:rPr>
        <w:t xml:space="preserve"> и бюджет расходов </w:t>
      </w:r>
      <w:r w:rsidR="00106A20">
        <w:rPr>
          <w:sz w:val="26"/>
          <w:szCs w:val="26"/>
        </w:rPr>
        <w:t>ИП</w:t>
      </w:r>
      <w:r w:rsidR="00B922E1">
        <w:rPr>
          <w:sz w:val="26"/>
          <w:szCs w:val="26"/>
        </w:rPr>
        <w:t>.</w:t>
      </w:r>
    </w:p>
    <w:p w:rsidR="00B73D38" w:rsidRPr="00B73D38" w:rsidRDefault="00AA2CA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При формировании бюджета расходов могут использоваться стоимостные показатели объектов-аналогов, технико-коммерческих предложений поставщиков, укрупненные показатели стоимости строительства.</w:t>
      </w:r>
    </w:p>
    <w:p w:rsidR="00654C03" w:rsidRDefault="00F85CF2" w:rsidP="00CB6D74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Если </w:t>
      </w:r>
      <w:r w:rsidR="00654C03">
        <w:rPr>
          <w:sz w:val="26"/>
          <w:szCs w:val="26"/>
        </w:rPr>
        <w:t xml:space="preserve">одним из этапов проекта является производственная деятельность по выпуску продукции, в составе источников проекта указывается выручка от реализации выпущенной продукции в </w:t>
      </w:r>
      <w:r w:rsidR="00CF3EC8">
        <w:rPr>
          <w:sz w:val="26"/>
          <w:szCs w:val="26"/>
        </w:rPr>
        <w:t>соответствии</w:t>
      </w:r>
      <w:r w:rsidR="00654C03">
        <w:rPr>
          <w:sz w:val="26"/>
          <w:szCs w:val="26"/>
        </w:rPr>
        <w:t xml:space="preserve"> с прогнозным портфелем заказов, а в составе </w:t>
      </w:r>
      <w:r w:rsidR="005E318D">
        <w:rPr>
          <w:sz w:val="26"/>
          <w:szCs w:val="26"/>
        </w:rPr>
        <w:t xml:space="preserve">расходов </w:t>
      </w:r>
      <w:r w:rsidR="009A1231">
        <w:rPr>
          <w:sz w:val="26"/>
          <w:szCs w:val="26"/>
        </w:rPr>
        <w:t>−</w:t>
      </w:r>
      <w:r w:rsidR="00BB56BC">
        <w:rPr>
          <w:sz w:val="26"/>
          <w:szCs w:val="26"/>
        </w:rPr>
        <w:t xml:space="preserve"> </w:t>
      </w:r>
      <w:r w:rsidR="00654C03">
        <w:rPr>
          <w:sz w:val="26"/>
          <w:szCs w:val="26"/>
        </w:rPr>
        <w:t>затраты на выпуск продукции</w:t>
      </w:r>
      <w:r w:rsidR="00FE0BE2">
        <w:rPr>
          <w:sz w:val="26"/>
          <w:szCs w:val="26"/>
        </w:rPr>
        <w:t xml:space="preserve"> приведены</w:t>
      </w:r>
      <w:r w:rsidR="00654C03">
        <w:rPr>
          <w:sz w:val="26"/>
          <w:szCs w:val="26"/>
        </w:rPr>
        <w:t xml:space="preserve"> </w:t>
      </w:r>
      <w:r w:rsidR="00CF3EC8">
        <w:rPr>
          <w:sz w:val="26"/>
          <w:szCs w:val="26"/>
        </w:rPr>
        <w:t>в</w:t>
      </w:r>
      <w:r w:rsidR="00654C03">
        <w:rPr>
          <w:sz w:val="26"/>
          <w:szCs w:val="26"/>
        </w:rPr>
        <w:t xml:space="preserve"> </w:t>
      </w:r>
      <w:r w:rsidR="00CF3EC8">
        <w:rPr>
          <w:sz w:val="26"/>
          <w:szCs w:val="26"/>
        </w:rPr>
        <w:t>приложени</w:t>
      </w:r>
      <w:r w:rsidR="00FE0BE2">
        <w:rPr>
          <w:sz w:val="26"/>
          <w:szCs w:val="26"/>
        </w:rPr>
        <w:t>и</w:t>
      </w:r>
      <w:r w:rsidR="00CF3EC8">
        <w:rPr>
          <w:sz w:val="26"/>
          <w:szCs w:val="26"/>
        </w:rPr>
        <w:t xml:space="preserve"> </w:t>
      </w:r>
      <w:r w:rsidR="006A78FD">
        <w:rPr>
          <w:sz w:val="26"/>
          <w:szCs w:val="26"/>
        </w:rPr>
        <w:t>Б</w:t>
      </w:r>
      <w:r w:rsidR="005E318D">
        <w:rPr>
          <w:sz w:val="26"/>
          <w:szCs w:val="26"/>
        </w:rPr>
        <w:t xml:space="preserve"> (для стадии инвестиционного предложения)</w:t>
      </w:r>
      <w:r w:rsidR="00CF3EC8">
        <w:rPr>
          <w:sz w:val="26"/>
          <w:szCs w:val="26"/>
        </w:rPr>
        <w:t>.</w:t>
      </w:r>
      <w:r w:rsidR="00654C03">
        <w:rPr>
          <w:sz w:val="26"/>
          <w:szCs w:val="26"/>
        </w:rPr>
        <w:t xml:space="preserve"> 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080BD3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080BD3" w:rsidRPr="00080BD3">
        <w:rPr>
          <w:rFonts w:eastAsia="Calibri"/>
          <w:b/>
          <w:sz w:val="26"/>
          <w:szCs w:val="26"/>
          <w:lang w:eastAsia="en-US"/>
        </w:rPr>
        <w:t xml:space="preserve">Сроки </w:t>
      </w:r>
      <w:r w:rsidR="00080BD3">
        <w:rPr>
          <w:rFonts w:eastAsia="Calibri"/>
          <w:b/>
          <w:sz w:val="26"/>
          <w:szCs w:val="26"/>
          <w:lang w:eastAsia="en-US"/>
        </w:rPr>
        <w:t xml:space="preserve">разработки </w:t>
      </w:r>
      <w:r w:rsidR="00080BD3" w:rsidRPr="00080BD3">
        <w:rPr>
          <w:rFonts w:eastAsia="Calibri"/>
          <w:b/>
          <w:sz w:val="26"/>
          <w:szCs w:val="26"/>
          <w:lang w:eastAsia="en-US"/>
        </w:rPr>
        <w:t>инвестиционного проекта</w:t>
      </w:r>
      <w:r w:rsidR="00080BD3">
        <w:rPr>
          <w:sz w:val="26"/>
          <w:szCs w:val="26"/>
        </w:rPr>
        <w:t>»</w:t>
      </w:r>
    </w:p>
    <w:p w:rsidR="00080BD3" w:rsidRDefault="00080BD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устанавливаются сроки подготовки </w:t>
      </w:r>
      <w:r w:rsidR="002F5C8F">
        <w:rPr>
          <w:sz w:val="26"/>
          <w:szCs w:val="26"/>
        </w:rPr>
        <w:t>ИП</w:t>
      </w:r>
      <w:r w:rsidR="002F48BA">
        <w:rPr>
          <w:sz w:val="26"/>
          <w:szCs w:val="26"/>
        </w:rPr>
        <w:t>.</w:t>
      </w:r>
    </w:p>
    <w:p w:rsidR="00CA3E13" w:rsidRPr="00D42AB5" w:rsidRDefault="00080BD3" w:rsidP="009A1231">
      <w:pPr>
        <w:numPr>
          <w:ilvl w:val="3"/>
          <w:numId w:val="33"/>
        </w:numPr>
        <w:tabs>
          <w:tab w:val="left" w:pos="720"/>
          <w:tab w:val="left" w:pos="15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>
        <w:rPr>
          <w:sz w:val="26"/>
          <w:szCs w:val="26"/>
        </w:rPr>
        <w:t>инвестиционного предложения</w:t>
      </w:r>
      <w:r w:rsidRPr="00080BD3">
        <w:rPr>
          <w:sz w:val="26"/>
          <w:szCs w:val="26"/>
        </w:rPr>
        <w:t xml:space="preserve"> приведена </w:t>
      </w:r>
      <w:r w:rsidR="00331742">
        <w:rPr>
          <w:sz w:val="26"/>
          <w:szCs w:val="26"/>
        </w:rPr>
        <w:t xml:space="preserve">в приложении </w:t>
      </w:r>
      <w:r w:rsidR="00CA781A">
        <w:rPr>
          <w:sz w:val="26"/>
          <w:szCs w:val="26"/>
        </w:rPr>
        <w:t>В</w:t>
      </w:r>
      <w:r w:rsidRPr="00D42AB5">
        <w:rPr>
          <w:sz w:val="26"/>
          <w:szCs w:val="26"/>
        </w:rPr>
        <w:t>.</w:t>
      </w:r>
    </w:p>
    <w:p w:rsidR="00915545" w:rsidRDefault="00915545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D2389F" w:rsidRDefault="00D2389F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080BD3" w:rsidRDefault="00080BD3" w:rsidP="005F674F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П</w:t>
      </w:r>
      <w:r w:rsidRPr="005C431E">
        <w:rPr>
          <w:b/>
          <w:sz w:val="26"/>
          <w:szCs w:val="26"/>
        </w:rPr>
        <w:t xml:space="preserve">орядок </w:t>
      </w:r>
      <w:r w:rsidR="00A63845">
        <w:rPr>
          <w:b/>
          <w:sz w:val="26"/>
          <w:szCs w:val="26"/>
        </w:rPr>
        <w:t xml:space="preserve">предоставления и </w:t>
      </w:r>
      <w:r w:rsidRPr="005C431E">
        <w:rPr>
          <w:b/>
          <w:sz w:val="26"/>
          <w:szCs w:val="26"/>
        </w:rPr>
        <w:t>оценки инвестиционного предложения</w:t>
      </w:r>
    </w:p>
    <w:p w:rsidR="00080BD3" w:rsidRDefault="00080BD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080BD3" w:rsidRDefault="00080BD3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76D9B">
        <w:rPr>
          <w:sz w:val="26"/>
          <w:szCs w:val="26"/>
        </w:rPr>
        <w:t xml:space="preserve">Инициатор предоставляет инвестиционное предложение </w:t>
      </w:r>
      <w:r w:rsidR="0026425F" w:rsidRPr="00A76D9B">
        <w:rPr>
          <w:sz w:val="26"/>
          <w:szCs w:val="26"/>
        </w:rPr>
        <w:t xml:space="preserve">в ДСР служебной запиской (для </w:t>
      </w:r>
      <w:r w:rsidR="001E2895">
        <w:rPr>
          <w:sz w:val="26"/>
          <w:szCs w:val="26"/>
        </w:rPr>
        <w:t>СП</w:t>
      </w:r>
      <w:r w:rsidR="0026425F" w:rsidRPr="00A76D9B">
        <w:rPr>
          <w:sz w:val="26"/>
          <w:szCs w:val="26"/>
        </w:rPr>
        <w:t>) или письмом</w:t>
      </w:r>
      <w:r w:rsidR="00B70291">
        <w:rPr>
          <w:sz w:val="26"/>
          <w:szCs w:val="26"/>
        </w:rPr>
        <w:t xml:space="preserve"> на имя </w:t>
      </w:r>
      <w:r w:rsidR="001E2895">
        <w:rPr>
          <w:sz w:val="26"/>
          <w:szCs w:val="26"/>
        </w:rPr>
        <w:t>ЗГД</w:t>
      </w:r>
      <w:r w:rsidR="00B70291">
        <w:rPr>
          <w:sz w:val="26"/>
          <w:szCs w:val="26"/>
        </w:rPr>
        <w:t xml:space="preserve"> Концерна по стратегическому </w:t>
      </w:r>
      <w:r w:rsidR="002F5BBE">
        <w:rPr>
          <w:sz w:val="26"/>
          <w:szCs w:val="26"/>
        </w:rPr>
        <w:t>развитию</w:t>
      </w:r>
      <w:r w:rsidR="0026425F" w:rsidRPr="00A76D9B">
        <w:rPr>
          <w:sz w:val="26"/>
          <w:szCs w:val="26"/>
        </w:rPr>
        <w:t xml:space="preserve"> (для ДО</w:t>
      </w:r>
      <w:r w:rsidR="005765E1">
        <w:rPr>
          <w:sz w:val="26"/>
          <w:szCs w:val="26"/>
        </w:rPr>
        <w:t>)</w:t>
      </w:r>
      <w:r w:rsidR="00872E71" w:rsidRPr="00A76D9B">
        <w:rPr>
          <w:sz w:val="26"/>
          <w:szCs w:val="26"/>
        </w:rPr>
        <w:t>.</w:t>
      </w:r>
    </w:p>
    <w:p w:rsidR="005765E1" w:rsidRPr="00A76D9B" w:rsidRDefault="005765E1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872E71">
        <w:rPr>
          <w:sz w:val="26"/>
          <w:szCs w:val="26"/>
        </w:rPr>
        <w:t>Предоставление</w:t>
      </w:r>
      <w:r>
        <w:rPr>
          <w:sz w:val="26"/>
          <w:szCs w:val="26"/>
        </w:rPr>
        <w:t xml:space="preserve"> в ДСР</w:t>
      </w:r>
      <w:r w:rsidRPr="00872E71">
        <w:rPr>
          <w:sz w:val="26"/>
          <w:szCs w:val="26"/>
        </w:rPr>
        <w:t xml:space="preserve"> инвестиционных предложений </w:t>
      </w:r>
      <w:r>
        <w:rPr>
          <w:sz w:val="26"/>
          <w:szCs w:val="26"/>
        </w:rPr>
        <w:t>осуществляется</w:t>
      </w:r>
      <w:r w:rsidRPr="00872E71">
        <w:rPr>
          <w:sz w:val="26"/>
          <w:szCs w:val="26"/>
        </w:rPr>
        <w:t xml:space="preserve"> в течен</w:t>
      </w:r>
      <w:r>
        <w:rPr>
          <w:sz w:val="26"/>
          <w:szCs w:val="26"/>
        </w:rPr>
        <w:t>ие</w:t>
      </w:r>
      <w:r w:rsidRPr="00872E71">
        <w:rPr>
          <w:sz w:val="26"/>
          <w:szCs w:val="26"/>
        </w:rPr>
        <w:t xml:space="preserve"> года</w:t>
      </w:r>
      <w:r>
        <w:rPr>
          <w:sz w:val="26"/>
          <w:szCs w:val="26"/>
        </w:rPr>
        <w:t>.</w:t>
      </w:r>
    </w:p>
    <w:p w:rsidR="00C66CEC" w:rsidRPr="00567F2C" w:rsidRDefault="00B5397B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567F2C">
        <w:rPr>
          <w:sz w:val="26"/>
          <w:szCs w:val="26"/>
        </w:rPr>
        <w:t>Инициатор</w:t>
      </w:r>
      <w:r w:rsidR="00B70291" w:rsidRPr="00567F2C">
        <w:rPr>
          <w:sz w:val="26"/>
          <w:szCs w:val="26"/>
        </w:rPr>
        <w:t>,</w:t>
      </w:r>
      <w:r w:rsidR="00C66CEC" w:rsidRPr="00567F2C">
        <w:rPr>
          <w:sz w:val="26"/>
          <w:szCs w:val="26"/>
        </w:rPr>
        <w:t xml:space="preserve"> планирующ</w:t>
      </w:r>
      <w:r w:rsidR="00290D9D" w:rsidRPr="00567F2C">
        <w:rPr>
          <w:sz w:val="26"/>
          <w:szCs w:val="26"/>
        </w:rPr>
        <w:t>ий</w:t>
      </w:r>
      <w:r w:rsidR="00C66CEC" w:rsidRPr="00567F2C">
        <w:rPr>
          <w:sz w:val="26"/>
          <w:szCs w:val="26"/>
        </w:rPr>
        <w:t xml:space="preserve"> бюджет инвестиций в соответствии с МД ИПВР 6.1</w:t>
      </w:r>
      <w:r w:rsidR="006F38A1">
        <w:rPr>
          <w:sz w:val="26"/>
          <w:szCs w:val="26"/>
        </w:rPr>
        <w:t>–</w:t>
      </w:r>
      <w:r w:rsidR="00C66CEC" w:rsidRPr="00567F2C">
        <w:rPr>
          <w:sz w:val="26"/>
          <w:szCs w:val="26"/>
        </w:rPr>
        <w:t>03</w:t>
      </w:r>
      <w:r w:rsidR="00A71141">
        <w:rPr>
          <w:sz w:val="26"/>
          <w:szCs w:val="26"/>
        </w:rPr>
        <w:t>.01</w:t>
      </w:r>
      <w:r w:rsidR="00C66CEC" w:rsidRPr="00567F2C">
        <w:rPr>
          <w:sz w:val="26"/>
          <w:szCs w:val="26"/>
        </w:rPr>
        <w:t xml:space="preserve"> в обязательном порядке представля</w:t>
      </w:r>
      <w:r w:rsidR="002F5BBE">
        <w:rPr>
          <w:sz w:val="26"/>
          <w:szCs w:val="26"/>
        </w:rPr>
        <w:t>е</w:t>
      </w:r>
      <w:r w:rsidR="00C66CEC" w:rsidRPr="00567F2C">
        <w:rPr>
          <w:sz w:val="26"/>
          <w:szCs w:val="26"/>
        </w:rPr>
        <w:t>т на рассмотрение и согласование инвестиционное предложение</w:t>
      </w:r>
      <w:r w:rsidR="009A7EFC">
        <w:rPr>
          <w:sz w:val="26"/>
          <w:szCs w:val="26"/>
        </w:rPr>
        <w:t xml:space="preserve"> независимо от источника финансирования</w:t>
      </w:r>
      <w:r w:rsidR="0000570E">
        <w:rPr>
          <w:sz w:val="26"/>
          <w:szCs w:val="26"/>
        </w:rPr>
        <w:t xml:space="preserve"> инвестиций</w:t>
      </w:r>
      <w:r w:rsidR="00C66CEC" w:rsidRPr="00567F2C">
        <w:rPr>
          <w:sz w:val="26"/>
          <w:szCs w:val="26"/>
        </w:rPr>
        <w:t>.</w:t>
      </w:r>
    </w:p>
    <w:p w:rsidR="00C21681" w:rsidRDefault="00C21681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Инвестиционное предложение предоставляется </w:t>
      </w:r>
      <w:r w:rsidR="004A7DA5" w:rsidRPr="00C21681">
        <w:rPr>
          <w:sz w:val="26"/>
          <w:szCs w:val="26"/>
        </w:rPr>
        <w:t xml:space="preserve">в ДСР </w:t>
      </w:r>
      <w:r w:rsidRPr="00C21681">
        <w:rPr>
          <w:sz w:val="26"/>
          <w:szCs w:val="26"/>
        </w:rPr>
        <w:t>в бумажной и электронной форме</w:t>
      </w:r>
      <w:r w:rsidR="004A7DA5">
        <w:rPr>
          <w:sz w:val="26"/>
          <w:szCs w:val="26"/>
        </w:rPr>
        <w:t>.</w:t>
      </w:r>
    </w:p>
    <w:p w:rsidR="00080BD3" w:rsidRPr="00C21681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>Бумажная форма</w:t>
      </w:r>
      <w:r w:rsidR="00A55DFB" w:rsidRPr="00A55DFB">
        <w:rPr>
          <w:sz w:val="26"/>
          <w:szCs w:val="26"/>
        </w:rPr>
        <w:t xml:space="preserve"> </w:t>
      </w:r>
      <w:r w:rsidR="00A55DFB">
        <w:rPr>
          <w:sz w:val="26"/>
          <w:szCs w:val="26"/>
        </w:rPr>
        <w:t>и</w:t>
      </w:r>
      <w:r w:rsidR="00A55DFB" w:rsidRPr="00C21681">
        <w:rPr>
          <w:sz w:val="26"/>
          <w:szCs w:val="26"/>
        </w:rPr>
        <w:t>нвестиционно</w:t>
      </w:r>
      <w:r w:rsidR="00A55DFB">
        <w:rPr>
          <w:sz w:val="26"/>
          <w:szCs w:val="26"/>
        </w:rPr>
        <w:t>го</w:t>
      </w:r>
      <w:r w:rsidR="00A55DFB" w:rsidRPr="00C21681">
        <w:rPr>
          <w:sz w:val="26"/>
          <w:szCs w:val="26"/>
        </w:rPr>
        <w:t xml:space="preserve"> предложени</w:t>
      </w:r>
      <w:r w:rsidR="00A55DFB">
        <w:rPr>
          <w:sz w:val="26"/>
          <w:szCs w:val="26"/>
        </w:rPr>
        <w:t>я</w:t>
      </w:r>
      <w:r w:rsidRPr="00C21681">
        <w:rPr>
          <w:sz w:val="26"/>
          <w:szCs w:val="26"/>
        </w:rPr>
        <w:t xml:space="preserve"> должна быть заверена </w:t>
      </w:r>
      <w:r w:rsidR="004A7DA5" w:rsidRPr="00D42AB5">
        <w:rPr>
          <w:sz w:val="26"/>
          <w:szCs w:val="26"/>
        </w:rPr>
        <w:t xml:space="preserve">руководителем </w:t>
      </w:r>
      <w:r w:rsidR="009C31E9">
        <w:rPr>
          <w:sz w:val="26"/>
          <w:szCs w:val="26"/>
        </w:rPr>
        <w:t>СП</w:t>
      </w:r>
      <w:r w:rsidR="00D814D1">
        <w:rPr>
          <w:sz w:val="26"/>
          <w:szCs w:val="26"/>
        </w:rPr>
        <w:t xml:space="preserve"> (для Концерна)</w:t>
      </w:r>
      <w:r w:rsidR="004A7DA5" w:rsidRPr="00D42AB5">
        <w:rPr>
          <w:sz w:val="26"/>
          <w:szCs w:val="26"/>
        </w:rPr>
        <w:t xml:space="preserve"> </w:t>
      </w:r>
      <w:r w:rsidRPr="00D42AB5">
        <w:rPr>
          <w:sz w:val="26"/>
          <w:szCs w:val="26"/>
        </w:rPr>
        <w:t>или</w:t>
      </w:r>
      <w:r w:rsidR="009C31E9">
        <w:rPr>
          <w:sz w:val="26"/>
          <w:szCs w:val="26"/>
        </w:rPr>
        <w:t xml:space="preserve"> уполномоченным</w:t>
      </w:r>
      <w:r w:rsidRPr="00D42AB5">
        <w:rPr>
          <w:sz w:val="26"/>
          <w:szCs w:val="26"/>
        </w:rPr>
        <w:t xml:space="preserve"> </w:t>
      </w:r>
      <w:r w:rsidR="00CA4C1F">
        <w:rPr>
          <w:sz w:val="26"/>
          <w:szCs w:val="26"/>
        </w:rPr>
        <w:t>руководителем дочернего</w:t>
      </w:r>
      <w:r w:rsidR="004A7DA5" w:rsidRPr="00C21681">
        <w:rPr>
          <w:sz w:val="26"/>
          <w:szCs w:val="26"/>
        </w:rPr>
        <w:t xml:space="preserve"> общества (для ДО)</w:t>
      </w:r>
      <w:r w:rsidRPr="00C21681">
        <w:rPr>
          <w:sz w:val="26"/>
          <w:szCs w:val="26"/>
        </w:rPr>
        <w:t>.</w:t>
      </w:r>
    </w:p>
    <w:p w:rsidR="00080BD3" w:rsidRPr="00C21681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Электронная форма </w:t>
      </w:r>
      <w:r w:rsidR="00A55DFB">
        <w:rPr>
          <w:sz w:val="26"/>
          <w:szCs w:val="26"/>
        </w:rPr>
        <w:t>и</w:t>
      </w:r>
      <w:r w:rsidR="00A55DFB" w:rsidRPr="00C21681">
        <w:rPr>
          <w:sz w:val="26"/>
          <w:szCs w:val="26"/>
        </w:rPr>
        <w:t>нвестиционно</w:t>
      </w:r>
      <w:r w:rsidR="00A55DFB">
        <w:rPr>
          <w:sz w:val="26"/>
          <w:szCs w:val="26"/>
        </w:rPr>
        <w:t>го</w:t>
      </w:r>
      <w:r w:rsidR="00A55DFB" w:rsidRPr="00C21681">
        <w:rPr>
          <w:sz w:val="26"/>
          <w:szCs w:val="26"/>
        </w:rPr>
        <w:t xml:space="preserve"> предложени</w:t>
      </w:r>
      <w:r w:rsidR="00A55DFB">
        <w:rPr>
          <w:sz w:val="26"/>
          <w:szCs w:val="26"/>
        </w:rPr>
        <w:t>я</w:t>
      </w:r>
      <w:r w:rsidR="00A55DFB" w:rsidRPr="00C21681"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представляет собой документ в формате </w:t>
      </w:r>
      <w:r w:rsidR="00A71141" w:rsidRPr="00A71141">
        <w:rPr>
          <w:sz w:val="26"/>
          <w:szCs w:val="26"/>
        </w:rPr>
        <w:t>Microsoft</w:t>
      </w:r>
      <w:r w:rsidRPr="00C21681">
        <w:rPr>
          <w:sz w:val="26"/>
          <w:szCs w:val="26"/>
        </w:rPr>
        <w:t xml:space="preserve"> Word (*.doc) и Acrobat Reader (*.pdf). Имя файла должно указывать на проект и дату подготовки. </w:t>
      </w:r>
    </w:p>
    <w:p w:rsidR="001E7287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922A9">
        <w:rPr>
          <w:sz w:val="26"/>
          <w:szCs w:val="26"/>
        </w:rPr>
        <w:t xml:space="preserve">ДСР в срок пять рабочих дней со дня </w:t>
      </w:r>
      <w:r w:rsidR="004A7DA5" w:rsidRPr="00A922A9">
        <w:rPr>
          <w:sz w:val="26"/>
          <w:szCs w:val="26"/>
        </w:rPr>
        <w:t>предоставления</w:t>
      </w:r>
      <w:r w:rsidRPr="00A922A9">
        <w:rPr>
          <w:sz w:val="26"/>
          <w:szCs w:val="26"/>
        </w:rPr>
        <w:t xml:space="preserve"> инвестиционного предложения</w:t>
      </w:r>
      <w:r w:rsidR="00202F70" w:rsidRPr="001E70BC">
        <w:rPr>
          <w:sz w:val="26"/>
          <w:szCs w:val="26"/>
        </w:rPr>
        <w:t xml:space="preserve"> </w:t>
      </w:r>
      <w:r w:rsidRPr="001E70BC">
        <w:rPr>
          <w:sz w:val="26"/>
          <w:szCs w:val="26"/>
        </w:rPr>
        <w:t xml:space="preserve">проводит </w:t>
      </w:r>
      <w:r w:rsidR="004A7DA5" w:rsidRPr="00801FF6">
        <w:rPr>
          <w:sz w:val="26"/>
          <w:szCs w:val="26"/>
        </w:rPr>
        <w:t>анализ инвестиционного предложения</w:t>
      </w:r>
      <w:r w:rsidR="00261A5C" w:rsidRPr="00801FF6">
        <w:rPr>
          <w:sz w:val="26"/>
          <w:szCs w:val="26"/>
        </w:rPr>
        <w:t>, в результате которого</w:t>
      </w:r>
      <w:r w:rsidR="00202F70" w:rsidRPr="00801FF6">
        <w:rPr>
          <w:sz w:val="26"/>
          <w:szCs w:val="26"/>
        </w:rPr>
        <w:t xml:space="preserve"> </w:t>
      </w:r>
      <w:r w:rsidR="00915545" w:rsidRPr="00801FF6">
        <w:rPr>
          <w:sz w:val="26"/>
          <w:szCs w:val="26"/>
        </w:rPr>
        <w:t>в соответствии с СТО ИПВР 6.1</w:t>
      </w:r>
      <w:r w:rsidR="00DA1AEA" w:rsidRPr="006A21EA">
        <w:rPr>
          <w:sz w:val="26"/>
          <w:szCs w:val="26"/>
        </w:rPr>
        <w:t>–</w:t>
      </w:r>
      <w:r w:rsidR="00915545" w:rsidRPr="00801FF6">
        <w:rPr>
          <w:sz w:val="26"/>
          <w:szCs w:val="26"/>
        </w:rPr>
        <w:t xml:space="preserve">13 </w:t>
      </w:r>
      <w:r w:rsidR="001E7287" w:rsidRPr="00801FF6">
        <w:rPr>
          <w:sz w:val="26"/>
          <w:szCs w:val="26"/>
        </w:rPr>
        <w:t>определяет</w:t>
      </w:r>
      <w:r w:rsidR="00A922A9">
        <w:rPr>
          <w:sz w:val="26"/>
          <w:szCs w:val="26"/>
        </w:rPr>
        <w:t xml:space="preserve"> </w:t>
      </w:r>
      <w:r w:rsidR="00A922A9" w:rsidRPr="00A922A9">
        <w:rPr>
          <w:sz w:val="26"/>
          <w:szCs w:val="26"/>
        </w:rPr>
        <w:t>соответствие</w:t>
      </w:r>
      <w:r w:rsidR="00A922A9" w:rsidRPr="00517A9C">
        <w:rPr>
          <w:sz w:val="26"/>
          <w:szCs w:val="26"/>
        </w:rPr>
        <w:t xml:space="preserve"> инвестиционного предложения </w:t>
      </w:r>
      <w:r w:rsidR="006F2B14" w:rsidRPr="006F2B14">
        <w:rPr>
          <w:sz w:val="26"/>
          <w:szCs w:val="26"/>
        </w:rPr>
        <w:t xml:space="preserve">Стратегии развития </w:t>
      </w:r>
      <w:r w:rsidR="006F2B14">
        <w:rPr>
          <w:sz w:val="26"/>
          <w:szCs w:val="26"/>
        </w:rPr>
        <w:t xml:space="preserve">и </w:t>
      </w:r>
      <w:r w:rsidR="00A922A9" w:rsidRPr="00517A9C">
        <w:rPr>
          <w:sz w:val="26"/>
          <w:szCs w:val="26"/>
        </w:rPr>
        <w:t>ДПР (ДПР ДО)</w:t>
      </w:r>
      <w:r w:rsidR="00D77F5E">
        <w:rPr>
          <w:sz w:val="26"/>
          <w:szCs w:val="26"/>
        </w:rPr>
        <w:t>.</w:t>
      </w:r>
    </w:p>
    <w:p w:rsidR="00700877" w:rsidRPr="00A1762B" w:rsidRDefault="00700877" w:rsidP="00C41FF7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1762B">
        <w:rPr>
          <w:sz w:val="26"/>
          <w:szCs w:val="26"/>
        </w:rPr>
        <w:t>Инвестиционные предложения для крупных и особо крупных проектов</w:t>
      </w:r>
      <w:r w:rsidR="002158F9" w:rsidRPr="00A1762B">
        <w:rPr>
          <w:sz w:val="26"/>
          <w:szCs w:val="26"/>
        </w:rPr>
        <w:t>, не соответствующие Стратегии развития</w:t>
      </w:r>
      <w:r w:rsidR="003F15BE">
        <w:rPr>
          <w:sz w:val="26"/>
          <w:szCs w:val="26"/>
        </w:rPr>
        <w:t>,</w:t>
      </w:r>
      <w:r w:rsidR="002158F9" w:rsidRPr="00A1762B">
        <w:rPr>
          <w:sz w:val="26"/>
          <w:szCs w:val="26"/>
        </w:rPr>
        <w:t xml:space="preserve"> направляются ЗГД</w:t>
      </w:r>
      <w:r w:rsidR="00DA58F2" w:rsidRPr="00A1762B">
        <w:rPr>
          <w:sz w:val="26"/>
          <w:szCs w:val="26"/>
        </w:rPr>
        <w:t>,</w:t>
      </w:r>
      <w:r w:rsidR="00DA58F2" w:rsidRPr="00FA4C04">
        <w:rPr>
          <w:sz w:val="26"/>
          <w:szCs w:val="26"/>
        </w:rPr>
        <w:t xml:space="preserve"> </w:t>
      </w:r>
      <w:r w:rsidR="00A1762B">
        <w:rPr>
          <w:sz w:val="26"/>
          <w:szCs w:val="26"/>
        </w:rPr>
        <w:t>профиль</w:t>
      </w:r>
      <w:r w:rsidR="00DA58F2" w:rsidRPr="00A1762B">
        <w:rPr>
          <w:sz w:val="26"/>
          <w:szCs w:val="26"/>
        </w:rPr>
        <w:t xml:space="preserve"> деятельности которого соответствует </w:t>
      </w:r>
      <w:r w:rsidR="00A1762B">
        <w:rPr>
          <w:sz w:val="26"/>
          <w:szCs w:val="26"/>
        </w:rPr>
        <w:t xml:space="preserve">тематике </w:t>
      </w:r>
      <w:r w:rsidR="000173ED">
        <w:rPr>
          <w:sz w:val="26"/>
          <w:szCs w:val="26"/>
        </w:rPr>
        <w:t>инвестиционного предложения</w:t>
      </w:r>
      <w:r w:rsidR="00DA58F2" w:rsidRPr="00A1762B">
        <w:rPr>
          <w:sz w:val="26"/>
          <w:szCs w:val="26"/>
        </w:rPr>
        <w:t>,</w:t>
      </w:r>
      <w:r w:rsidR="002158F9" w:rsidRPr="00A1762B">
        <w:rPr>
          <w:sz w:val="26"/>
          <w:szCs w:val="26"/>
        </w:rPr>
        <w:t xml:space="preserve"> на предмет целесообразности их дальнейшей реализации.</w:t>
      </w:r>
      <w:r w:rsidR="00AA1EFF" w:rsidRPr="00A1762B">
        <w:rPr>
          <w:sz w:val="26"/>
          <w:szCs w:val="26"/>
        </w:rPr>
        <w:t xml:space="preserve"> </w:t>
      </w:r>
      <w:r w:rsidR="00701B9B">
        <w:rPr>
          <w:sz w:val="26"/>
          <w:szCs w:val="26"/>
        </w:rPr>
        <w:t xml:space="preserve">ЗГД обеспечивает рассмотрение инвестиционного предложения на предмет целесообразности реализации проекта </w:t>
      </w:r>
      <w:r w:rsidRPr="00A1762B">
        <w:rPr>
          <w:sz w:val="26"/>
          <w:szCs w:val="26"/>
        </w:rPr>
        <w:t xml:space="preserve">в течение пяти рабочих дней </w:t>
      </w:r>
      <w:r w:rsidR="00701B9B">
        <w:rPr>
          <w:sz w:val="26"/>
          <w:szCs w:val="26"/>
        </w:rPr>
        <w:t xml:space="preserve">с момента получения. Результаты рассмотрения с соответствующим заключением </w:t>
      </w:r>
      <w:r w:rsidRPr="00A1762B">
        <w:rPr>
          <w:sz w:val="26"/>
          <w:szCs w:val="26"/>
        </w:rPr>
        <w:t xml:space="preserve">представляется </w:t>
      </w:r>
      <w:r w:rsidR="00694E07" w:rsidRPr="00A1762B">
        <w:rPr>
          <w:sz w:val="26"/>
          <w:szCs w:val="26"/>
        </w:rPr>
        <w:t xml:space="preserve">в ДСР </w:t>
      </w:r>
      <w:r w:rsidRPr="00A1762B">
        <w:rPr>
          <w:sz w:val="26"/>
          <w:szCs w:val="26"/>
        </w:rPr>
        <w:t>в виде служебной записки.</w:t>
      </w:r>
    </w:p>
    <w:p w:rsidR="00083C5E" w:rsidRDefault="008D2190" w:rsidP="00C41FF7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 инвестиционным предложениям, которые предполагают в качестве источника финансирования привлечение средств из Фонда финансирования НИОКР и развития производства Концерна, обязательно </w:t>
      </w:r>
      <w:r w:rsidR="002B1B56">
        <w:rPr>
          <w:sz w:val="26"/>
          <w:szCs w:val="26"/>
        </w:rPr>
        <w:t xml:space="preserve">согласование с </w:t>
      </w:r>
      <w:r>
        <w:rPr>
          <w:sz w:val="26"/>
          <w:szCs w:val="26"/>
        </w:rPr>
        <w:t>ДЭ</w:t>
      </w:r>
      <w:r w:rsidR="005B4EFB">
        <w:rPr>
          <w:sz w:val="26"/>
          <w:szCs w:val="26"/>
        </w:rPr>
        <w:t>.</w:t>
      </w:r>
      <w:r w:rsidR="005B1EE7">
        <w:rPr>
          <w:sz w:val="26"/>
          <w:szCs w:val="26"/>
        </w:rPr>
        <w:t xml:space="preserve"> </w:t>
      </w:r>
    </w:p>
    <w:p w:rsidR="00083C5E" w:rsidRPr="00083C5E" w:rsidRDefault="00083C5E" w:rsidP="00E0585A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083C5E">
        <w:rPr>
          <w:sz w:val="26"/>
          <w:szCs w:val="26"/>
        </w:rPr>
        <w:t>При условии соответствия инвестиционного предложения Стратегии развития и ДПР (ДПР ДО) ДСР</w:t>
      </w:r>
      <w:r w:rsidR="00BA39B7">
        <w:rPr>
          <w:sz w:val="26"/>
          <w:szCs w:val="26"/>
        </w:rPr>
        <w:t xml:space="preserve"> – в случае использования в качестве источника финансирования средств Фонда финансирования НИОКР и развития производства – </w:t>
      </w:r>
      <w:r w:rsidRPr="00083C5E">
        <w:rPr>
          <w:sz w:val="26"/>
          <w:szCs w:val="26"/>
        </w:rPr>
        <w:t>направляет</w:t>
      </w:r>
      <w:r w:rsidR="00BA39B7">
        <w:rPr>
          <w:sz w:val="26"/>
          <w:szCs w:val="26"/>
        </w:rPr>
        <w:t xml:space="preserve"> в</w:t>
      </w:r>
      <w:r w:rsidRPr="00083C5E">
        <w:rPr>
          <w:sz w:val="26"/>
          <w:szCs w:val="26"/>
        </w:rPr>
        <w:t xml:space="preserve"> ДЭ служебную записку и размещает электронную форму инвестиционного предложения на доступном корпоративном ресурсе (в случае отсутствия в электронной форме </w:t>
      </w:r>
      <w:r w:rsidR="002F5C8F">
        <w:rPr>
          <w:sz w:val="26"/>
          <w:szCs w:val="26"/>
        </w:rPr>
        <w:t>ИП</w:t>
      </w:r>
      <w:r w:rsidRPr="00083C5E">
        <w:rPr>
          <w:sz w:val="26"/>
          <w:szCs w:val="26"/>
        </w:rPr>
        <w:t xml:space="preserve"> сведений, составляющих государственную тайну).</w:t>
      </w:r>
    </w:p>
    <w:p w:rsidR="00010EE6" w:rsidRPr="004C3935" w:rsidRDefault="00010EE6" w:rsidP="00E0585A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4C3935">
        <w:rPr>
          <w:sz w:val="26"/>
          <w:szCs w:val="26"/>
        </w:rPr>
        <w:t>ДЭ в срок три рабочих дня со дня предоставления инвестиционного предложения проводит анализ инвестиционного предложения, в результате которого определяет</w:t>
      </w:r>
      <w:r w:rsidR="00913E62" w:rsidRPr="004C3935">
        <w:rPr>
          <w:sz w:val="26"/>
          <w:szCs w:val="26"/>
        </w:rPr>
        <w:t xml:space="preserve"> соответствие направленности инвестиционного предложения соответствующим требованиям ПО ИПВР 6.1</w:t>
      </w:r>
      <w:r w:rsidR="006F38A1">
        <w:rPr>
          <w:sz w:val="26"/>
          <w:szCs w:val="26"/>
        </w:rPr>
        <w:t>–</w:t>
      </w:r>
      <w:r w:rsidR="00913E62" w:rsidRPr="004C3935">
        <w:rPr>
          <w:sz w:val="26"/>
          <w:szCs w:val="26"/>
        </w:rPr>
        <w:t>01</w:t>
      </w:r>
      <w:r w:rsidR="006D7A0F" w:rsidRPr="004C3935">
        <w:rPr>
          <w:sz w:val="26"/>
          <w:szCs w:val="26"/>
        </w:rPr>
        <w:t xml:space="preserve"> и представляет заключение в </w:t>
      </w:r>
      <w:r w:rsidR="006B4B2A" w:rsidRPr="004C3935">
        <w:rPr>
          <w:sz w:val="26"/>
          <w:szCs w:val="26"/>
        </w:rPr>
        <w:t xml:space="preserve">ДСР в </w:t>
      </w:r>
      <w:r w:rsidR="006D7A0F" w:rsidRPr="004C3935">
        <w:rPr>
          <w:sz w:val="26"/>
          <w:szCs w:val="26"/>
        </w:rPr>
        <w:t>виде служебной записки.</w:t>
      </w:r>
    </w:p>
    <w:p w:rsidR="00DE6FC9" w:rsidRPr="00DA4904" w:rsidRDefault="00261A5C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DA4904">
        <w:rPr>
          <w:sz w:val="26"/>
          <w:szCs w:val="26"/>
        </w:rPr>
        <w:t>ДСР</w:t>
      </w:r>
      <w:r w:rsidR="00C3116B">
        <w:rPr>
          <w:sz w:val="26"/>
          <w:szCs w:val="26"/>
        </w:rPr>
        <w:t xml:space="preserve"> </w:t>
      </w:r>
      <w:r w:rsidR="00C3116B" w:rsidRPr="004C3935">
        <w:rPr>
          <w:sz w:val="26"/>
          <w:szCs w:val="26"/>
        </w:rPr>
        <w:t xml:space="preserve">в срок </w:t>
      </w:r>
      <w:r w:rsidR="007F7411">
        <w:rPr>
          <w:sz w:val="26"/>
          <w:szCs w:val="26"/>
        </w:rPr>
        <w:t>три</w:t>
      </w:r>
      <w:r w:rsidR="00C3116B" w:rsidRPr="004C3935">
        <w:rPr>
          <w:sz w:val="26"/>
          <w:szCs w:val="26"/>
        </w:rPr>
        <w:t xml:space="preserve"> рабочих дня со дня</w:t>
      </w:r>
      <w:r w:rsidR="00C3116B">
        <w:rPr>
          <w:sz w:val="26"/>
          <w:szCs w:val="26"/>
        </w:rPr>
        <w:t xml:space="preserve"> получения служебной записки (от ЗГД и/или ДЭ)</w:t>
      </w:r>
      <w:r w:rsidRPr="00DA4904">
        <w:rPr>
          <w:sz w:val="26"/>
          <w:szCs w:val="26"/>
        </w:rPr>
        <w:t xml:space="preserve"> подготав</w:t>
      </w:r>
      <w:r w:rsidR="001769E8">
        <w:rPr>
          <w:sz w:val="26"/>
          <w:szCs w:val="26"/>
        </w:rPr>
        <w:t>ливает заключение о соответствии</w:t>
      </w:r>
      <w:r w:rsidRPr="00DA4904">
        <w:rPr>
          <w:sz w:val="26"/>
          <w:szCs w:val="26"/>
        </w:rPr>
        <w:t xml:space="preserve"> инвестиционного предложения</w:t>
      </w:r>
      <w:r w:rsidR="00F77F41">
        <w:rPr>
          <w:sz w:val="26"/>
          <w:szCs w:val="26"/>
        </w:rPr>
        <w:t xml:space="preserve"> </w:t>
      </w:r>
      <w:r w:rsidR="00F77F41" w:rsidRPr="00083C5E">
        <w:rPr>
          <w:sz w:val="26"/>
          <w:szCs w:val="26"/>
        </w:rPr>
        <w:t>Стратегии развития</w:t>
      </w:r>
      <w:r w:rsidR="00F77F41">
        <w:rPr>
          <w:sz w:val="26"/>
          <w:szCs w:val="26"/>
        </w:rPr>
        <w:t xml:space="preserve"> и</w:t>
      </w:r>
      <w:r w:rsidRPr="00DA4904">
        <w:rPr>
          <w:sz w:val="26"/>
          <w:szCs w:val="26"/>
        </w:rPr>
        <w:t xml:space="preserve"> ДПР</w:t>
      </w:r>
      <w:r w:rsidR="00373CE2" w:rsidRPr="00DA4904">
        <w:rPr>
          <w:sz w:val="26"/>
          <w:szCs w:val="26"/>
        </w:rPr>
        <w:t xml:space="preserve"> (ДПР ДО)</w:t>
      </w:r>
      <w:r w:rsidR="005B4EFB" w:rsidRPr="00DA4904">
        <w:rPr>
          <w:sz w:val="26"/>
          <w:szCs w:val="26"/>
        </w:rPr>
        <w:t xml:space="preserve"> </w:t>
      </w:r>
      <w:r w:rsidR="00E65064" w:rsidRPr="00DA4904">
        <w:rPr>
          <w:sz w:val="26"/>
          <w:szCs w:val="26"/>
        </w:rPr>
        <w:t>и</w:t>
      </w:r>
      <w:r w:rsidRPr="00DA4904">
        <w:rPr>
          <w:sz w:val="26"/>
          <w:szCs w:val="26"/>
        </w:rPr>
        <w:t xml:space="preserve"> </w:t>
      </w:r>
      <w:r w:rsidR="001132D5" w:rsidRPr="00DA4904">
        <w:rPr>
          <w:sz w:val="26"/>
          <w:szCs w:val="26"/>
        </w:rPr>
        <w:t>решение о</w:t>
      </w:r>
      <w:r w:rsidR="00783507" w:rsidRPr="00DA4904">
        <w:rPr>
          <w:sz w:val="26"/>
          <w:szCs w:val="26"/>
        </w:rPr>
        <w:t xml:space="preserve"> </w:t>
      </w:r>
      <w:r w:rsidR="006250FD" w:rsidRPr="00DA4904">
        <w:rPr>
          <w:sz w:val="26"/>
          <w:szCs w:val="26"/>
        </w:rPr>
        <w:t>целесообразности</w:t>
      </w:r>
      <w:r w:rsidRPr="00DA4904">
        <w:rPr>
          <w:sz w:val="26"/>
          <w:szCs w:val="26"/>
        </w:rPr>
        <w:t xml:space="preserve"> разработк</w:t>
      </w:r>
      <w:r w:rsidR="00783507" w:rsidRPr="00DA4904">
        <w:rPr>
          <w:sz w:val="26"/>
          <w:szCs w:val="26"/>
        </w:rPr>
        <w:t>и</w:t>
      </w:r>
      <w:r w:rsidR="00E8527A" w:rsidRPr="00DA4904">
        <w:rPr>
          <w:sz w:val="26"/>
          <w:szCs w:val="26"/>
        </w:rPr>
        <w:t xml:space="preserve"> </w:t>
      </w:r>
      <w:r w:rsidR="002F5C8F">
        <w:rPr>
          <w:sz w:val="26"/>
          <w:szCs w:val="26"/>
        </w:rPr>
        <w:t>ИП</w:t>
      </w:r>
      <w:r w:rsidR="008D07AD" w:rsidRPr="00DA4904">
        <w:rPr>
          <w:sz w:val="26"/>
          <w:szCs w:val="26"/>
        </w:rPr>
        <w:t>, а</w:t>
      </w:r>
      <w:r w:rsidR="00F83BD4" w:rsidRPr="00DA4904">
        <w:rPr>
          <w:sz w:val="26"/>
          <w:szCs w:val="26"/>
        </w:rPr>
        <w:t xml:space="preserve"> </w:t>
      </w:r>
      <w:r w:rsidR="008D07AD" w:rsidRPr="00DA4904">
        <w:rPr>
          <w:sz w:val="26"/>
          <w:szCs w:val="26"/>
        </w:rPr>
        <w:t>в</w:t>
      </w:r>
      <w:r w:rsidR="007B49AE" w:rsidRPr="00DA4904">
        <w:rPr>
          <w:sz w:val="26"/>
          <w:szCs w:val="26"/>
        </w:rPr>
        <w:t xml:space="preserve"> случае крупных и особо крупных проектов</w:t>
      </w:r>
      <w:r w:rsidR="003F15BE">
        <w:rPr>
          <w:sz w:val="26"/>
          <w:szCs w:val="26"/>
        </w:rPr>
        <w:t>,</w:t>
      </w:r>
      <w:r w:rsidR="00DA4904" w:rsidRPr="00DA4904">
        <w:rPr>
          <w:sz w:val="26"/>
          <w:szCs w:val="26"/>
        </w:rPr>
        <w:t xml:space="preserve"> не соответствующих Стратегии развития</w:t>
      </w:r>
      <w:r w:rsidR="003F15BE">
        <w:rPr>
          <w:sz w:val="26"/>
          <w:szCs w:val="26"/>
        </w:rPr>
        <w:t>,</w:t>
      </w:r>
      <w:r w:rsidR="00DA4904" w:rsidRPr="00DA4904">
        <w:rPr>
          <w:sz w:val="26"/>
          <w:szCs w:val="26"/>
        </w:rPr>
        <w:t xml:space="preserve"> </w:t>
      </w:r>
      <w:r w:rsidR="008D07AD" w:rsidRPr="00DA4904">
        <w:rPr>
          <w:sz w:val="26"/>
          <w:szCs w:val="26"/>
        </w:rPr>
        <w:lastRenderedPageBreak/>
        <w:t xml:space="preserve">заключение подготавливается с учетом </w:t>
      </w:r>
      <w:r w:rsidR="00DE6FC9" w:rsidRPr="00DA4904">
        <w:rPr>
          <w:sz w:val="26"/>
          <w:szCs w:val="26"/>
        </w:rPr>
        <w:t>вывода ЗГД</w:t>
      </w:r>
      <w:r w:rsidR="003F15BE">
        <w:rPr>
          <w:sz w:val="26"/>
          <w:szCs w:val="26"/>
        </w:rPr>
        <w:t>,</w:t>
      </w:r>
      <w:r w:rsidR="00C3116B">
        <w:rPr>
          <w:sz w:val="26"/>
          <w:szCs w:val="26"/>
        </w:rPr>
        <w:t xml:space="preserve"> </w:t>
      </w:r>
      <w:r w:rsidR="00C3116B" w:rsidRPr="00C3116B">
        <w:rPr>
          <w:sz w:val="26"/>
          <w:szCs w:val="26"/>
        </w:rPr>
        <w:t>курирующего профиль направленности инвестиционного предложения</w:t>
      </w:r>
      <w:r w:rsidR="00DE6FC9" w:rsidRPr="00DA4904">
        <w:rPr>
          <w:sz w:val="26"/>
          <w:szCs w:val="26"/>
        </w:rPr>
        <w:t xml:space="preserve"> о целесообразности дальнейшей реализации проекта.</w:t>
      </w:r>
    </w:p>
    <w:p w:rsidR="00261A5C" w:rsidRDefault="005A6644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BB14C5">
        <w:rPr>
          <w:sz w:val="26"/>
          <w:szCs w:val="26"/>
        </w:rPr>
        <w:t xml:space="preserve">сли инвестиционное предложение проходит согласование в ДЭ, в заключение добавляется вывод о соответствии направленности требованиям </w:t>
      </w:r>
      <w:r w:rsidR="005346AB" w:rsidRPr="004C3935">
        <w:rPr>
          <w:sz w:val="26"/>
          <w:szCs w:val="26"/>
        </w:rPr>
        <w:t>ПО ИПВР 6.1</w:t>
      </w:r>
      <w:r w:rsidR="006F38A1">
        <w:rPr>
          <w:sz w:val="26"/>
          <w:szCs w:val="26"/>
        </w:rPr>
        <w:t>–</w:t>
      </w:r>
      <w:r w:rsidR="005346AB" w:rsidRPr="004C3935">
        <w:rPr>
          <w:sz w:val="26"/>
          <w:szCs w:val="26"/>
        </w:rPr>
        <w:t>01</w:t>
      </w:r>
      <w:r w:rsidR="00BB14C5">
        <w:rPr>
          <w:sz w:val="26"/>
          <w:szCs w:val="26"/>
        </w:rPr>
        <w:t>.</w:t>
      </w:r>
    </w:p>
    <w:p w:rsidR="00E8527A" w:rsidRPr="00F83BD4" w:rsidRDefault="00827E18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1E7287" w:rsidRPr="00F83BD4">
        <w:rPr>
          <w:sz w:val="26"/>
          <w:szCs w:val="26"/>
        </w:rPr>
        <w:t>СР</w:t>
      </w:r>
      <w:r w:rsidR="00E1024D">
        <w:rPr>
          <w:sz w:val="26"/>
          <w:szCs w:val="26"/>
        </w:rPr>
        <w:t xml:space="preserve"> </w:t>
      </w:r>
      <w:r w:rsidR="00E1024D" w:rsidRPr="004C3935">
        <w:rPr>
          <w:sz w:val="26"/>
          <w:szCs w:val="26"/>
        </w:rPr>
        <w:t xml:space="preserve">в срок </w:t>
      </w:r>
      <w:r w:rsidR="00690EDA">
        <w:rPr>
          <w:sz w:val="26"/>
          <w:szCs w:val="26"/>
        </w:rPr>
        <w:t>пять</w:t>
      </w:r>
      <w:r w:rsidR="00E1024D" w:rsidRPr="004C3935">
        <w:rPr>
          <w:sz w:val="26"/>
          <w:szCs w:val="26"/>
        </w:rPr>
        <w:t xml:space="preserve"> рабочих дн</w:t>
      </w:r>
      <w:r w:rsidR="00690EDA">
        <w:rPr>
          <w:sz w:val="26"/>
          <w:szCs w:val="26"/>
        </w:rPr>
        <w:t>ей</w:t>
      </w:r>
      <w:r w:rsidR="00E1024D" w:rsidRPr="004C3935">
        <w:rPr>
          <w:sz w:val="26"/>
          <w:szCs w:val="26"/>
        </w:rPr>
        <w:t xml:space="preserve"> со дня</w:t>
      </w:r>
      <w:r w:rsidR="00E1024D">
        <w:rPr>
          <w:sz w:val="26"/>
          <w:szCs w:val="26"/>
        </w:rPr>
        <w:t xml:space="preserve"> </w:t>
      </w:r>
      <w:r w:rsidR="00E1024D" w:rsidRPr="00DA4904">
        <w:rPr>
          <w:sz w:val="26"/>
          <w:szCs w:val="26"/>
        </w:rPr>
        <w:t>подгот</w:t>
      </w:r>
      <w:r w:rsidR="00E1024D">
        <w:rPr>
          <w:sz w:val="26"/>
          <w:szCs w:val="26"/>
        </w:rPr>
        <w:t>о</w:t>
      </w:r>
      <w:r w:rsidR="00E1024D" w:rsidRPr="00DA4904">
        <w:rPr>
          <w:sz w:val="26"/>
          <w:szCs w:val="26"/>
        </w:rPr>
        <w:t>в</w:t>
      </w:r>
      <w:r w:rsidR="00E1024D">
        <w:rPr>
          <w:sz w:val="26"/>
          <w:szCs w:val="26"/>
        </w:rPr>
        <w:t>ки</w:t>
      </w:r>
      <w:r w:rsidR="00E1024D" w:rsidRPr="00DA4904">
        <w:rPr>
          <w:sz w:val="26"/>
          <w:szCs w:val="26"/>
        </w:rPr>
        <w:t xml:space="preserve"> заключени</w:t>
      </w:r>
      <w:r w:rsidR="00E1024D">
        <w:rPr>
          <w:sz w:val="26"/>
          <w:szCs w:val="26"/>
        </w:rPr>
        <w:t>я</w:t>
      </w:r>
      <w:r w:rsidR="00E1024D" w:rsidRPr="00DA4904">
        <w:rPr>
          <w:sz w:val="26"/>
          <w:szCs w:val="26"/>
        </w:rPr>
        <w:t xml:space="preserve"> о соответстви</w:t>
      </w:r>
      <w:r w:rsidR="00E1024D">
        <w:rPr>
          <w:sz w:val="26"/>
          <w:szCs w:val="26"/>
        </w:rPr>
        <w:t>и</w:t>
      </w:r>
      <w:r w:rsidR="00E1024D" w:rsidRPr="00DA4904">
        <w:rPr>
          <w:sz w:val="26"/>
          <w:szCs w:val="26"/>
        </w:rPr>
        <w:t xml:space="preserve"> инвестиционного предложения</w:t>
      </w:r>
      <w:r w:rsidR="00ED07F6">
        <w:rPr>
          <w:sz w:val="26"/>
          <w:szCs w:val="26"/>
        </w:rPr>
        <w:t xml:space="preserve"> </w:t>
      </w:r>
      <w:r w:rsidR="00ED07F6" w:rsidRPr="00083C5E">
        <w:rPr>
          <w:sz w:val="26"/>
          <w:szCs w:val="26"/>
        </w:rPr>
        <w:t>Стратегии развития</w:t>
      </w:r>
      <w:r w:rsidR="00ED07F6">
        <w:rPr>
          <w:sz w:val="26"/>
          <w:szCs w:val="26"/>
        </w:rPr>
        <w:t xml:space="preserve"> и</w:t>
      </w:r>
      <w:r w:rsidR="00E1024D" w:rsidRPr="00DA4904">
        <w:rPr>
          <w:sz w:val="26"/>
          <w:szCs w:val="26"/>
        </w:rPr>
        <w:t xml:space="preserve"> ДПР (ДПР ДО) и решени</w:t>
      </w:r>
      <w:r w:rsidR="00E1024D">
        <w:rPr>
          <w:sz w:val="26"/>
          <w:szCs w:val="26"/>
        </w:rPr>
        <w:t>я</w:t>
      </w:r>
      <w:r w:rsidR="00E1024D" w:rsidRPr="00DA4904">
        <w:rPr>
          <w:sz w:val="26"/>
          <w:szCs w:val="26"/>
        </w:rPr>
        <w:t xml:space="preserve"> о целесообразности разработки </w:t>
      </w:r>
      <w:r w:rsidR="002F5C8F">
        <w:rPr>
          <w:sz w:val="26"/>
          <w:szCs w:val="26"/>
        </w:rPr>
        <w:t>ИП</w:t>
      </w:r>
      <w:r w:rsidR="001E7287" w:rsidRPr="00F83BD4">
        <w:rPr>
          <w:sz w:val="26"/>
          <w:szCs w:val="26"/>
        </w:rPr>
        <w:t xml:space="preserve"> служебной запиской (для </w:t>
      </w:r>
      <w:r w:rsidR="009C31E9">
        <w:rPr>
          <w:sz w:val="26"/>
          <w:szCs w:val="26"/>
        </w:rPr>
        <w:t>СП Концерна</w:t>
      </w:r>
      <w:r w:rsidR="001E7287" w:rsidRPr="00F83BD4">
        <w:rPr>
          <w:sz w:val="26"/>
          <w:szCs w:val="26"/>
        </w:rPr>
        <w:t>) или сопроводительным письмом (для ДО)</w:t>
      </w:r>
      <w:r w:rsidR="00080BD3" w:rsidRPr="00F83BD4">
        <w:rPr>
          <w:sz w:val="26"/>
          <w:szCs w:val="26"/>
        </w:rPr>
        <w:t xml:space="preserve"> направляет</w:t>
      </w:r>
      <w:r w:rsidR="00030E86">
        <w:rPr>
          <w:sz w:val="26"/>
          <w:szCs w:val="26"/>
        </w:rPr>
        <w:t xml:space="preserve"> их</w:t>
      </w:r>
      <w:r w:rsidR="00080BD3" w:rsidRPr="00F83BD4">
        <w:rPr>
          <w:sz w:val="26"/>
          <w:szCs w:val="26"/>
        </w:rPr>
        <w:t xml:space="preserve"> инициатору</w:t>
      </w:r>
      <w:r w:rsidR="00F83BD4" w:rsidRPr="00F83BD4">
        <w:rPr>
          <w:sz w:val="26"/>
          <w:szCs w:val="26"/>
        </w:rPr>
        <w:t xml:space="preserve">. </w:t>
      </w:r>
    </w:p>
    <w:p w:rsidR="00827E18" w:rsidRDefault="00641F21" w:rsidP="00FB67D6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F362B8">
        <w:rPr>
          <w:sz w:val="26"/>
          <w:szCs w:val="26"/>
        </w:rPr>
        <w:t>Использование в качестве источника финансирования средств Фонда</w:t>
      </w:r>
      <w:r w:rsidR="0018294F">
        <w:rPr>
          <w:sz w:val="26"/>
          <w:szCs w:val="26"/>
        </w:rPr>
        <w:t xml:space="preserve"> финансирования</w:t>
      </w:r>
      <w:r w:rsidRPr="00F362B8">
        <w:rPr>
          <w:sz w:val="26"/>
          <w:szCs w:val="26"/>
        </w:rPr>
        <w:t xml:space="preserve"> НИОКР</w:t>
      </w:r>
      <w:r w:rsidR="0018294F">
        <w:rPr>
          <w:sz w:val="26"/>
          <w:szCs w:val="26"/>
        </w:rPr>
        <w:t xml:space="preserve"> и развития производства</w:t>
      </w:r>
      <w:r w:rsidRPr="00F362B8">
        <w:rPr>
          <w:sz w:val="26"/>
          <w:szCs w:val="26"/>
        </w:rPr>
        <w:t xml:space="preserve"> Концерна допускается исключительно в случае получения положительного заключения ДЭ</w:t>
      </w:r>
      <w:r w:rsidR="00F362B8">
        <w:rPr>
          <w:sz w:val="26"/>
          <w:szCs w:val="26"/>
        </w:rPr>
        <w:t>.</w:t>
      </w:r>
    </w:p>
    <w:p w:rsidR="005120A5" w:rsidRPr="00A739B9" w:rsidRDefault="005120A5" w:rsidP="00735E0E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261A5C" w:rsidRDefault="00261A5C" w:rsidP="005F674F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261A5C">
        <w:rPr>
          <w:b/>
          <w:sz w:val="26"/>
          <w:szCs w:val="26"/>
        </w:rPr>
        <w:t>Требования к структуре и содержанию инвестиционного проекта</w:t>
      </w:r>
    </w:p>
    <w:p w:rsidR="00032F00" w:rsidRDefault="00032F00" w:rsidP="00215B3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</w:p>
    <w:p w:rsidR="00032F00" w:rsidRDefault="00B10449" w:rsidP="00873973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2F5B06" w:rsidRPr="004571C7">
        <w:rPr>
          <w:sz w:val="26"/>
          <w:szCs w:val="26"/>
        </w:rPr>
        <w:t xml:space="preserve"> </w:t>
      </w:r>
      <w:r w:rsidR="00871B91" w:rsidRPr="004571C7">
        <w:rPr>
          <w:sz w:val="26"/>
          <w:szCs w:val="26"/>
        </w:rPr>
        <w:t>состоит из</w:t>
      </w:r>
      <w:r w:rsidR="002F5B06" w:rsidRPr="004571C7">
        <w:rPr>
          <w:sz w:val="26"/>
          <w:szCs w:val="26"/>
        </w:rPr>
        <w:t xml:space="preserve"> комплекта документов </w:t>
      </w:r>
      <w:r w:rsidR="00873973">
        <w:rPr>
          <w:sz w:val="26"/>
          <w:szCs w:val="26"/>
        </w:rPr>
        <w:t>−</w:t>
      </w:r>
      <w:r w:rsidR="002F5B06" w:rsidRPr="004571C7">
        <w:rPr>
          <w:sz w:val="26"/>
          <w:szCs w:val="26"/>
        </w:rPr>
        <w:t xml:space="preserve"> </w:t>
      </w:r>
      <w:r w:rsidR="002F5B06" w:rsidRPr="00AD2DFE">
        <w:rPr>
          <w:sz w:val="26"/>
          <w:szCs w:val="26"/>
        </w:rPr>
        <w:t xml:space="preserve">паспорта </w:t>
      </w:r>
      <w:r>
        <w:rPr>
          <w:sz w:val="26"/>
          <w:szCs w:val="26"/>
        </w:rPr>
        <w:t>ИП</w:t>
      </w:r>
      <w:r w:rsidR="002F5B06" w:rsidRPr="00AD2DFE">
        <w:rPr>
          <w:sz w:val="26"/>
          <w:szCs w:val="26"/>
        </w:rPr>
        <w:t xml:space="preserve"> и ТЭО ИП.</w:t>
      </w:r>
    </w:p>
    <w:p w:rsidR="000B4F81" w:rsidRDefault="000B4F81" w:rsidP="00873973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 w:rsidRPr="000B4F81">
        <w:rPr>
          <w:sz w:val="26"/>
          <w:szCs w:val="26"/>
        </w:rPr>
        <w:t xml:space="preserve">паспорта </w:t>
      </w:r>
      <w:r w:rsidR="00B10449">
        <w:rPr>
          <w:sz w:val="26"/>
          <w:szCs w:val="26"/>
        </w:rPr>
        <w:t>ИП</w:t>
      </w:r>
      <w:r w:rsidRPr="00080BD3">
        <w:rPr>
          <w:sz w:val="26"/>
          <w:szCs w:val="26"/>
        </w:rPr>
        <w:t xml:space="preserve"> приведена в </w:t>
      </w:r>
      <w:r w:rsidRPr="00F2513A">
        <w:rPr>
          <w:sz w:val="26"/>
          <w:szCs w:val="26"/>
        </w:rPr>
        <w:t>приложении </w:t>
      </w:r>
      <w:r w:rsidR="00CA781A">
        <w:rPr>
          <w:sz w:val="26"/>
          <w:szCs w:val="26"/>
        </w:rPr>
        <w:t>Г</w:t>
      </w:r>
      <w:r w:rsidRPr="00F2513A">
        <w:rPr>
          <w:sz w:val="26"/>
          <w:szCs w:val="26"/>
        </w:rPr>
        <w:t>.</w:t>
      </w:r>
    </w:p>
    <w:p w:rsidR="000B4F81" w:rsidRDefault="000B4F81" w:rsidP="00873973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 w:rsidR="00B10449">
        <w:rPr>
          <w:sz w:val="26"/>
          <w:szCs w:val="26"/>
        </w:rPr>
        <w:t>ТЭО</w:t>
      </w:r>
      <w:r w:rsidRPr="000B4F81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Pr="00080BD3">
        <w:rPr>
          <w:sz w:val="26"/>
          <w:szCs w:val="26"/>
        </w:rPr>
        <w:t xml:space="preserve"> приведена в </w:t>
      </w:r>
      <w:r w:rsidRPr="00F2513A">
        <w:rPr>
          <w:sz w:val="26"/>
          <w:szCs w:val="26"/>
        </w:rPr>
        <w:t>приложении </w:t>
      </w:r>
      <w:r w:rsidR="00CA781A">
        <w:rPr>
          <w:sz w:val="26"/>
          <w:szCs w:val="26"/>
        </w:rPr>
        <w:t>Д</w:t>
      </w:r>
      <w:r w:rsidRPr="00F2513A">
        <w:rPr>
          <w:sz w:val="26"/>
          <w:szCs w:val="26"/>
        </w:rPr>
        <w:t>.</w:t>
      </w:r>
    </w:p>
    <w:p w:rsidR="0057119C" w:rsidRDefault="002F5B06" w:rsidP="00873973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07369">
        <w:rPr>
          <w:sz w:val="26"/>
          <w:szCs w:val="26"/>
        </w:rPr>
        <w:t xml:space="preserve">Паспорт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 –</w:t>
      </w:r>
      <w:r w:rsidR="00AF0623">
        <w:rPr>
          <w:sz w:val="26"/>
          <w:szCs w:val="26"/>
        </w:rPr>
        <w:t xml:space="preserve"> </w:t>
      </w:r>
      <w:r w:rsidRPr="00F07369">
        <w:rPr>
          <w:sz w:val="26"/>
          <w:szCs w:val="26"/>
        </w:rPr>
        <w:t xml:space="preserve">документ, </w:t>
      </w:r>
      <w:r w:rsidR="00B5426D">
        <w:rPr>
          <w:sz w:val="26"/>
          <w:szCs w:val="26"/>
        </w:rPr>
        <w:t>который содержит</w:t>
      </w:r>
      <w:r w:rsidR="00B5426D" w:rsidRPr="004E78E3">
        <w:rPr>
          <w:sz w:val="26"/>
          <w:szCs w:val="26"/>
        </w:rPr>
        <w:t xml:space="preserve"> </w:t>
      </w:r>
      <w:r w:rsidRPr="00F07369">
        <w:rPr>
          <w:sz w:val="26"/>
          <w:szCs w:val="26"/>
        </w:rPr>
        <w:t xml:space="preserve">краткое </w:t>
      </w:r>
      <w:r w:rsidRPr="00AD2DFE">
        <w:rPr>
          <w:sz w:val="26"/>
          <w:szCs w:val="26"/>
        </w:rPr>
        <w:t>описание</w:t>
      </w:r>
      <w:r w:rsidRPr="00F07369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, </w:t>
      </w:r>
      <w:r w:rsidR="0057119C">
        <w:rPr>
          <w:sz w:val="26"/>
          <w:szCs w:val="26"/>
        </w:rPr>
        <w:t>подготавливается</w:t>
      </w:r>
      <w:r w:rsidRPr="00F07369">
        <w:rPr>
          <w:sz w:val="26"/>
          <w:szCs w:val="26"/>
        </w:rPr>
        <w:t xml:space="preserve"> на основании ТЭО </w:t>
      </w:r>
      <w:r w:rsidR="00AF0623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. </w:t>
      </w:r>
    </w:p>
    <w:p w:rsidR="0057119C" w:rsidRDefault="00AF0623" w:rsidP="00EE1436">
      <w:pPr>
        <w:numPr>
          <w:ilvl w:val="2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spacing w:line="320" w:lineRule="exact"/>
        <w:jc w:val="both"/>
        <w:rPr>
          <w:sz w:val="26"/>
          <w:szCs w:val="26"/>
        </w:rPr>
      </w:pPr>
      <w:r w:rsidRPr="00F07369">
        <w:rPr>
          <w:sz w:val="26"/>
          <w:szCs w:val="26"/>
        </w:rPr>
        <w:t xml:space="preserve">Паспорт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 </w:t>
      </w:r>
      <w:r w:rsidR="0057119C">
        <w:rPr>
          <w:sz w:val="26"/>
          <w:szCs w:val="26"/>
        </w:rPr>
        <w:t>включает</w:t>
      </w:r>
      <w:r w:rsidR="0057119C" w:rsidRPr="00AF6C03">
        <w:rPr>
          <w:sz w:val="26"/>
          <w:szCs w:val="26"/>
        </w:rPr>
        <w:t xml:space="preserve"> следующие раз</w:t>
      </w:r>
      <w:r w:rsidR="0057119C">
        <w:rPr>
          <w:sz w:val="26"/>
          <w:szCs w:val="26"/>
        </w:rPr>
        <w:t>делы:</w:t>
      </w:r>
      <w:r>
        <w:rPr>
          <w:sz w:val="26"/>
          <w:szCs w:val="26"/>
        </w:rPr>
        <w:t xml:space="preserve"> </w:t>
      </w:r>
    </w:p>
    <w:p w:rsidR="0057119C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«Общие сведения»;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«Описание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«Планируемые результаты</w:t>
      </w:r>
      <w:r w:rsidR="008717AF" w:rsidRPr="00F96DF4">
        <w:rPr>
          <w:sz w:val="26"/>
          <w:szCs w:val="26"/>
        </w:rPr>
        <w:t xml:space="preserve"> 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 xml:space="preserve">«Основные этапы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«Участники</w:t>
      </w:r>
      <w:r w:rsidR="008717AF" w:rsidRPr="00F96DF4">
        <w:rPr>
          <w:sz w:val="26"/>
          <w:szCs w:val="26"/>
        </w:rPr>
        <w:t xml:space="preserve"> инвестиционного</w:t>
      </w:r>
      <w:r w:rsidRPr="00F96DF4">
        <w:rPr>
          <w:sz w:val="26"/>
          <w:szCs w:val="26"/>
        </w:rPr>
        <w:t xml:space="preserve"> 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«Бюджет</w:t>
      </w:r>
      <w:r w:rsidR="008717AF" w:rsidRPr="00F96DF4">
        <w:rPr>
          <w:sz w:val="26"/>
          <w:szCs w:val="26"/>
        </w:rPr>
        <w:t xml:space="preserve"> инвестиционного</w:t>
      </w:r>
      <w:r w:rsidRPr="00F96DF4">
        <w:rPr>
          <w:sz w:val="26"/>
          <w:szCs w:val="26"/>
        </w:rPr>
        <w:t xml:space="preserve"> 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«Показатели инвестиционной эффективности»;</w:t>
      </w:r>
    </w:p>
    <w:p w:rsidR="0057119C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 xml:space="preserve">«Основные риски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проекта».</w:t>
      </w:r>
    </w:p>
    <w:p w:rsidR="0057119C" w:rsidRDefault="0057119C" w:rsidP="00EE1436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«Общие сведения»</w:t>
      </w:r>
    </w:p>
    <w:p w:rsidR="00887FB9" w:rsidRDefault="0057119C" w:rsidP="00EE1436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B72969">
        <w:rPr>
          <w:sz w:val="26"/>
          <w:szCs w:val="26"/>
        </w:rPr>
        <w:t xml:space="preserve">приводятся общие сведения об </w:t>
      </w:r>
      <w:r w:rsidR="00B10449">
        <w:rPr>
          <w:sz w:val="26"/>
          <w:szCs w:val="26"/>
        </w:rPr>
        <w:t>ИП</w:t>
      </w:r>
      <w:r w:rsidR="00A907E7">
        <w:rPr>
          <w:sz w:val="26"/>
          <w:szCs w:val="26"/>
        </w:rPr>
        <w:t>:</w:t>
      </w:r>
    </w:p>
    <w:p w:rsidR="00887FB9" w:rsidRDefault="00887FB9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наименование </w:t>
      </w:r>
      <w:r w:rsidR="00B10449">
        <w:rPr>
          <w:sz w:val="26"/>
          <w:szCs w:val="26"/>
        </w:rPr>
        <w:t>ИП</w:t>
      </w:r>
      <w:r w:rsidRPr="008D11CE">
        <w:rPr>
          <w:sz w:val="26"/>
          <w:szCs w:val="26"/>
        </w:rPr>
        <w:t>;</w:t>
      </w:r>
    </w:p>
    <w:p w:rsidR="00690B70" w:rsidRDefault="001725FF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наименование </w:t>
      </w:r>
      <w:r w:rsidR="00690B70">
        <w:rPr>
          <w:sz w:val="26"/>
          <w:szCs w:val="26"/>
        </w:rPr>
        <w:t>инициатор</w:t>
      </w:r>
      <w:r>
        <w:rPr>
          <w:sz w:val="26"/>
          <w:szCs w:val="26"/>
        </w:rPr>
        <w:t>а</w:t>
      </w:r>
      <w:r w:rsidR="00690B70">
        <w:rPr>
          <w:sz w:val="26"/>
          <w:szCs w:val="26"/>
        </w:rPr>
        <w:t xml:space="preserve"> с указанием генерального директора (для ДО), </w:t>
      </w:r>
      <w:r>
        <w:rPr>
          <w:sz w:val="26"/>
          <w:szCs w:val="26"/>
        </w:rPr>
        <w:t>с указанием</w:t>
      </w:r>
      <w:r w:rsidR="00690B70">
        <w:rPr>
          <w:sz w:val="26"/>
          <w:szCs w:val="26"/>
        </w:rPr>
        <w:t xml:space="preserve"> руководителя</w:t>
      </w:r>
      <w:r>
        <w:rPr>
          <w:sz w:val="26"/>
          <w:szCs w:val="26"/>
        </w:rPr>
        <w:t xml:space="preserve"> </w:t>
      </w:r>
      <w:r w:rsidR="009C31E9">
        <w:rPr>
          <w:sz w:val="26"/>
          <w:szCs w:val="26"/>
        </w:rPr>
        <w:t>СП</w:t>
      </w:r>
      <w:r w:rsidR="00690B70">
        <w:rPr>
          <w:sz w:val="26"/>
          <w:szCs w:val="26"/>
        </w:rPr>
        <w:t xml:space="preserve"> (для Концерна);</w:t>
      </w:r>
    </w:p>
    <w:p w:rsidR="00887FB9" w:rsidRDefault="009B2F11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8D11CE">
        <w:rPr>
          <w:sz w:val="26"/>
          <w:szCs w:val="26"/>
        </w:rPr>
        <w:t>характеристик</w:t>
      </w:r>
      <w:r w:rsidR="00A907E7" w:rsidRPr="008D11CE">
        <w:rPr>
          <w:sz w:val="26"/>
          <w:szCs w:val="26"/>
        </w:rPr>
        <w:t>и</w:t>
      </w:r>
      <w:r w:rsidR="008717AF" w:rsidRPr="008D11CE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="000A53DB">
        <w:rPr>
          <w:sz w:val="26"/>
          <w:szCs w:val="26"/>
        </w:rPr>
        <w:t>: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firstLine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а) по предмету инвестиций (приложение Е);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firstLine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б) по объему инвестиций (приложение Е);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в) по типу ИП – инвестиции с финансовой отдачей, инвестиции с качественной отдачей (приложение Е);</w:t>
      </w:r>
    </w:p>
    <w:p w:rsidR="00887FB9" w:rsidRDefault="00C93785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расчётный период </w:t>
      </w:r>
      <w:r w:rsidR="005F1FE0">
        <w:rPr>
          <w:sz w:val="26"/>
          <w:szCs w:val="26"/>
        </w:rPr>
        <w:t xml:space="preserve">с обоснованием точки завершения </w:t>
      </w:r>
      <w:r w:rsidR="00B10449">
        <w:rPr>
          <w:sz w:val="26"/>
          <w:szCs w:val="26"/>
        </w:rPr>
        <w:t>ИП</w:t>
      </w:r>
      <w:r w:rsidR="00887FB9">
        <w:rPr>
          <w:sz w:val="26"/>
          <w:szCs w:val="26"/>
        </w:rPr>
        <w:t>;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</w:t>
      </w:r>
      <w:r w:rsidR="0057119C" w:rsidRPr="0057119C">
        <w:rPr>
          <w:sz w:val="26"/>
          <w:szCs w:val="26"/>
        </w:rPr>
        <w:t xml:space="preserve">вязь </w:t>
      </w:r>
      <w:r w:rsidR="00B10449">
        <w:rPr>
          <w:sz w:val="26"/>
          <w:szCs w:val="26"/>
        </w:rPr>
        <w:t>ИП</w:t>
      </w:r>
      <w:r w:rsidR="0057119C" w:rsidRPr="0057119C">
        <w:rPr>
          <w:sz w:val="26"/>
          <w:szCs w:val="26"/>
        </w:rPr>
        <w:t xml:space="preserve"> со </w:t>
      </w:r>
      <w:r w:rsidR="00C66CEC">
        <w:rPr>
          <w:sz w:val="26"/>
          <w:szCs w:val="26"/>
        </w:rPr>
        <w:t>С</w:t>
      </w:r>
      <w:r w:rsidR="00C66CEC" w:rsidRPr="005C431E">
        <w:rPr>
          <w:sz w:val="26"/>
          <w:szCs w:val="26"/>
        </w:rPr>
        <w:t>тратеги</w:t>
      </w:r>
      <w:r w:rsidR="00C66CEC">
        <w:rPr>
          <w:sz w:val="26"/>
          <w:szCs w:val="26"/>
        </w:rPr>
        <w:t>ей</w:t>
      </w:r>
      <w:r w:rsidR="00C66CEC" w:rsidRPr="005C431E">
        <w:rPr>
          <w:sz w:val="26"/>
          <w:szCs w:val="26"/>
        </w:rPr>
        <w:t xml:space="preserve"> развития</w:t>
      </w:r>
      <w:r w:rsidR="00C66CEC">
        <w:rPr>
          <w:sz w:val="26"/>
          <w:szCs w:val="26"/>
        </w:rPr>
        <w:t xml:space="preserve"> и ДПР (ДПР ДО)</w:t>
      </w:r>
      <w:r w:rsidR="00887FB9">
        <w:rPr>
          <w:sz w:val="26"/>
          <w:szCs w:val="26"/>
        </w:rPr>
        <w:t>;</w:t>
      </w:r>
      <w:r>
        <w:rPr>
          <w:sz w:val="26"/>
          <w:szCs w:val="26"/>
        </w:rPr>
        <w:t xml:space="preserve"> 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Pr="0057119C">
        <w:rPr>
          <w:sz w:val="26"/>
          <w:szCs w:val="26"/>
        </w:rPr>
        <w:t xml:space="preserve">уководитель </w:t>
      </w:r>
      <w:r w:rsidR="00B10449">
        <w:rPr>
          <w:sz w:val="26"/>
          <w:szCs w:val="26"/>
        </w:rPr>
        <w:t>ИП</w:t>
      </w:r>
      <w:r w:rsidR="00887FB9">
        <w:rPr>
          <w:sz w:val="26"/>
          <w:szCs w:val="26"/>
        </w:rPr>
        <w:t>;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57119C">
        <w:rPr>
          <w:sz w:val="26"/>
          <w:szCs w:val="26"/>
        </w:rPr>
        <w:t xml:space="preserve">сновные рабочие документы по </w:t>
      </w:r>
      <w:r w:rsidR="00B10449">
        <w:rPr>
          <w:sz w:val="26"/>
          <w:szCs w:val="26"/>
        </w:rPr>
        <w:t>ИП</w:t>
      </w:r>
      <w:r>
        <w:rPr>
          <w:sz w:val="26"/>
          <w:szCs w:val="26"/>
        </w:rPr>
        <w:t xml:space="preserve">. </w:t>
      </w:r>
    </w:p>
    <w:p w:rsidR="005D44BB" w:rsidRDefault="005D44BB" w:rsidP="00FD615F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Раздел </w:t>
      </w:r>
      <w:r w:rsidRPr="0057119C">
        <w:rPr>
          <w:b/>
          <w:sz w:val="26"/>
          <w:szCs w:val="26"/>
        </w:rPr>
        <w:t>«</w:t>
      </w:r>
      <w:r w:rsidRPr="002E1D8C">
        <w:rPr>
          <w:b/>
          <w:sz w:val="26"/>
          <w:szCs w:val="26"/>
        </w:rPr>
        <w:t>Описание</w:t>
      </w:r>
      <w:r w:rsidR="00C6500F" w:rsidRPr="002E1D8C">
        <w:rPr>
          <w:b/>
          <w:sz w:val="26"/>
          <w:szCs w:val="26"/>
        </w:rPr>
        <w:t xml:space="preserve"> инвестиционного</w:t>
      </w:r>
      <w:r w:rsidRPr="002E1D8C">
        <w:rPr>
          <w:b/>
          <w:sz w:val="26"/>
          <w:szCs w:val="26"/>
        </w:rPr>
        <w:t xml:space="preserve"> проекта</w:t>
      </w:r>
      <w:r w:rsidRPr="0057119C">
        <w:rPr>
          <w:b/>
          <w:sz w:val="26"/>
          <w:szCs w:val="26"/>
        </w:rPr>
        <w:t>»</w:t>
      </w:r>
    </w:p>
    <w:p w:rsidR="00BE6F3A" w:rsidRDefault="005D44BB" w:rsidP="00F96DF4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разделе устанавливаются</w:t>
      </w:r>
      <w:r w:rsidR="00BE6F3A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</w:p>
    <w:p w:rsidR="00BE6F3A" w:rsidRDefault="000364E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н</w:t>
      </w:r>
      <w:r w:rsidRPr="005D44BB">
        <w:rPr>
          <w:sz w:val="26"/>
          <w:szCs w:val="26"/>
        </w:rPr>
        <w:t xml:space="preserve">еобходимость </w:t>
      </w:r>
      <w:r w:rsidR="005D44BB" w:rsidRPr="005D44BB">
        <w:rPr>
          <w:sz w:val="26"/>
          <w:szCs w:val="26"/>
        </w:rPr>
        <w:t xml:space="preserve">реализации </w:t>
      </w:r>
      <w:r w:rsidR="00151036">
        <w:rPr>
          <w:sz w:val="26"/>
          <w:szCs w:val="26"/>
        </w:rPr>
        <w:t>ИП</w:t>
      </w:r>
      <w:r w:rsidR="00BE6F3A">
        <w:rPr>
          <w:sz w:val="26"/>
          <w:szCs w:val="26"/>
        </w:rPr>
        <w:t xml:space="preserve">; 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цели 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;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место </w:t>
      </w:r>
      <w:r w:rsidR="00C16616">
        <w:rPr>
          <w:sz w:val="26"/>
          <w:szCs w:val="26"/>
        </w:rPr>
        <w:t xml:space="preserve">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;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текущее состояние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.</w:t>
      </w:r>
    </w:p>
    <w:p w:rsidR="005D44BB" w:rsidRDefault="005D44BB" w:rsidP="00FD615F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 xml:space="preserve">Планируемые </w:t>
      </w:r>
      <w:r w:rsidRPr="002E1D8C">
        <w:rPr>
          <w:b/>
          <w:sz w:val="26"/>
          <w:szCs w:val="26"/>
        </w:rPr>
        <w:t xml:space="preserve">результаты </w:t>
      </w:r>
      <w:r w:rsidR="00C6500F" w:rsidRPr="002E1D8C">
        <w:rPr>
          <w:b/>
          <w:sz w:val="26"/>
          <w:szCs w:val="26"/>
        </w:rPr>
        <w:t xml:space="preserve">инвестиционного </w:t>
      </w:r>
      <w:r w:rsidRPr="002E1D8C">
        <w:rPr>
          <w:b/>
          <w:sz w:val="26"/>
          <w:szCs w:val="26"/>
        </w:rPr>
        <w:t>проекта»</w:t>
      </w:r>
    </w:p>
    <w:p w:rsidR="000C511A" w:rsidRDefault="00E903BB" w:rsidP="005D44BB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разделе приводя</w:t>
      </w:r>
      <w:r w:rsidR="000C511A" w:rsidRPr="000C511A">
        <w:rPr>
          <w:sz w:val="26"/>
          <w:szCs w:val="26"/>
        </w:rPr>
        <w:t xml:space="preserve">тся </w:t>
      </w:r>
      <w:r>
        <w:rPr>
          <w:sz w:val="26"/>
          <w:szCs w:val="26"/>
        </w:rPr>
        <w:t>ключевые</w:t>
      </w:r>
      <w:r w:rsidR="000C511A" w:rsidRPr="000C511A">
        <w:rPr>
          <w:sz w:val="26"/>
          <w:szCs w:val="26"/>
        </w:rPr>
        <w:t xml:space="preserve"> показатели</w:t>
      </w:r>
      <w:r>
        <w:rPr>
          <w:sz w:val="26"/>
          <w:szCs w:val="26"/>
        </w:rPr>
        <w:t xml:space="preserve"> эффективности</w:t>
      </w:r>
      <w:r w:rsidR="002E1D8C">
        <w:rPr>
          <w:sz w:val="26"/>
          <w:szCs w:val="26"/>
        </w:rPr>
        <w:t xml:space="preserve"> по достижению</w:t>
      </w:r>
      <w:r w:rsidR="000C511A" w:rsidRPr="000C511A">
        <w:rPr>
          <w:sz w:val="26"/>
          <w:szCs w:val="26"/>
        </w:rPr>
        <w:t xml:space="preserve"> целей</w:t>
      </w:r>
      <w:r w:rsidR="002E1D8C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ИП</w:t>
      </w:r>
      <w:r w:rsidR="000B040C">
        <w:rPr>
          <w:sz w:val="26"/>
          <w:szCs w:val="26"/>
        </w:rPr>
        <w:t xml:space="preserve"> </w:t>
      </w:r>
      <w:r w:rsidR="000B040C" w:rsidRPr="001A3F45">
        <w:rPr>
          <w:sz w:val="26"/>
          <w:szCs w:val="26"/>
        </w:rPr>
        <w:t xml:space="preserve">в соответствии с </w:t>
      </w:r>
      <w:r w:rsidR="005F514B">
        <w:rPr>
          <w:sz w:val="26"/>
          <w:szCs w:val="26"/>
        </w:rPr>
        <w:t>разделом 2 (</w:t>
      </w:r>
      <w:r w:rsidR="00D315FE" w:rsidRPr="00C16616">
        <w:rPr>
          <w:sz w:val="26"/>
          <w:szCs w:val="26"/>
        </w:rPr>
        <w:t>приложени</w:t>
      </w:r>
      <w:r w:rsidR="00D315FE">
        <w:rPr>
          <w:sz w:val="26"/>
          <w:szCs w:val="26"/>
        </w:rPr>
        <w:t>е</w:t>
      </w:r>
      <w:r w:rsidR="00D315FE" w:rsidRPr="00C16616">
        <w:rPr>
          <w:sz w:val="26"/>
          <w:szCs w:val="26"/>
        </w:rPr>
        <w:t xml:space="preserve"> </w:t>
      </w:r>
      <w:r w:rsidR="00D315FE">
        <w:rPr>
          <w:sz w:val="26"/>
          <w:szCs w:val="26"/>
        </w:rPr>
        <w:t>Д)</w:t>
      </w:r>
      <w:r w:rsidR="000C511A" w:rsidRPr="000C511A">
        <w:rPr>
          <w:sz w:val="26"/>
          <w:szCs w:val="26"/>
        </w:rPr>
        <w:t>.</w:t>
      </w:r>
    </w:p>
    <w:p w:rsidR="005D44BB" w:rsidRPr="001A3F45" w:rsidRDefault="005D44BB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 xml:space="preserve">Основные </w:t>
      </w:r>
      <w:r w:rsidRPr="001A3F45">
        <w:rPr>
          <w:b/>
          <w:sz w:val="26"/>
          <w:szCs w:val="26"/>
        </w:rPr>
        <w:t>этапы</w:t>
      </w:r>
      <w:r w:rsidR="00C6500F" w:rsidRPr="001A3F45">
        <w:rPr>
          <w:b/>
          <w:sz w:val="26"/>
          <w:szCs w:val="26"/>
        </w:rPr>
        <w:t xml:space="preserve"> инвестиционного</w:t>
      </w:r>
      <w:r w:rsidRPr="001A3F45">
        <w:rPr>
          <w:b/>
          <w:sz w:val="26"/>
          <w:szCs w:val="26"/>
        </w:rPr>
        <w:t xml:space="preserve"> проекта»</w:t>
      </w:r>
    </w:p>
    <w:p w:rsidR="000364EA" w:rsidRPr="001A3F45" w:rsidRDefault="001A3F45" w:rsidP="00D315FE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 w:rsidRPr="001A3F45">
        <w:rPr>
          <w:sz w:val="26"/>
          <w:szCs w:val="26"/>
        </w:rPr>
        <w:t xml:space="preserve">В разделе приводятся основные этапы реализации </w:t>
      </w:r>
      <w:r w:rsidR="00151036">
        <w:rPr>
          <w:sz w:val="26"/>
          <w:szCs w:val="26"/>
        </w:rPr>
        <w:t>ИП</w:t>
      </w:r>
      <w:r w:rsidRPr="001A3F45">
        <w:rPr>
          <w:sz w:val="26"/>
          <w:szCs w:val="26"/>
        </w:rPr>
        <w:t xml:space="preserve">, результаты, инвестиционные затраты и сроки исполнения основных этапов реализации </w:t>
      </w:r>
      <w:r w:rsidR="00151036">
        <w:rPr>
          <w:sz w:val="26"/>
          <w:szCs w:val="26"/>
        </w:rPr>
        <w:t>ИП</w:t>
      </w:r>
      <w:r w:rsidRPr="001A3F45">
        <w:rPr>
          <w:sz w:val="26"/>
          <w:szCs w:val="26"/>
        </w:rPr>
        <w:t xml:space="preserve"> в соответствии с </w:t>
      </w:r>
      <w:r w:rsidR="005F514B">
        <w:rPr>
          <w:sz w:val="26"/>
          <w:szCs w:val="26"/>
        </w:rPr>
        <w:t>разделом 4 (п</w:t>
      </w:r>
      <w:r w:rsidR="00D315FE">
        <w:rPr>
          <w:sz w:val="26"/>
          <w:szCs w:val="26"/>
        </w:rPr>
        <w:t>риложение Д)</w:t>
      </w:r>
      <w:r w:rsidRPr="001A3F45">
        <w:rPr>
          <w:sz w:val="26"/>
          <w:szCs w:val="26"/>
        </w:rPr>
        <w:t>.</w:t>
      </w:r>
    </w:p>
    <w:p w:rsidR="005D44BB" w:rsidRDefault="005D44BB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 w:rsidRPr="001A3F45">
        <w:rPr>
          <w:sz w:val="26"/>
          <w:szCs w:val="26"/>
        </w:rPr>
        <w:t xml:space="preserve">Раздел </w:t>
      </w:r>
      <w:r w:rsidRPr="001A3F45">
        <w:rPr>
          <w:b/>
          <w:sz w:val="26"/>
          <w:szCs w:val="26"/>
        </w:rPr>
        <w:t xml:space="preserve">«Участники </w:t>
      </w:r>
      <w:r w:rsidR="00C6500F" w:rsidRPr="001A3F45">
        <w:rPr>
          <w:b/>
          <w:sz w:val="26"/>
          <w:szCs w:val="26"/>
        </w:rPr>
        <w:t xml:space="preserve">инвестиционного </w:t>
      </w:r>
      <w:r w:rsidRPr="001A3F45">
        <w:rPr>
          <w:b/>
          <w:sz w:val="26"/>
          <w:szCs w:val="26"/>
        </w:rPr>
        <w:t>проекта»</w:t>
      </w:r>
    </w:p>
    <w:p w:rsidR="005D44BB" w:rsidRDefault="005D44BB" w:rsidP="005D44BB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592AAF">
        <w:rPr>
          <w:sz w:val="26"/>
          <w:szCs w:val="26"/>
        </w:rPr>
        <w:t>указывается</w:t>
      </w:r>
      <w:r w:rsidR="00373CE2">
        <w:rPr>
          <w:sz w:val="26"/>
          <w:szCs w:val="26"/>
        </w:rPr>
        <w:t xml:space="preserve"> перечень</w:t>
      </w:r>
      <w:r w:rsidR="00A477D9">
        <w:rPr>
          <w:sz w:val="26"/>
          <w:szCs w:val="26"/>
        </w:rPr>
        <w:t>, основные функции</w:t>
      </w:r>
      <w:r w:rsidR="007E314E">
        <w:rPr>
          <w:sz w:val="26"/>
          <w:szCs w:val="26"/>
        </w:rPr>
        <w:t xml:space="preserve"> </w:t>
      </w:r>
      <w:r w:rsidR="007E314E" w:rsidRPr="001A3F45">
        <w:rPr>
          <w:sz w:val="26"/>
          <w:szCs w:val="26"/>
        </w:rPr>
        <w:t>и ответственность</w:t>
      </w:r>
      <w:r w:rsidRPr="001A3F45">
        <w:rPr>
          <w:sz w:val="26"/>
          <w:szCs w:val="26"/>
        </w:rPr>
        <w:t xml:space="preserve"> </w:t>
      </w:r>
      <w:r>
        <w:rPr>
          <w:sz w:val="26"/>
          <w:szCs w:val="26"/>
        </w:rPr>
        <w:t>основных уча</w:t>
      </w:r>
      <w:r w:rsidR="003515BE">
        <w:rPr>
          <w:sz w:val="26"/>
          <w:szCs w:val="26"/>
        </w:rPr>
        <w:t xml:space="preserve">стников </w:t>
      </w:r>
      <w:r w:rsidR="00151036">
        <w:rPr>
          <w:sz w:val="26"/>
          <w:szCs w:val="26"/>
        </w:rPr>
        <w:t>ИП</w:t>
      </w:r>
      <w:r w:rsidR="003515BE">
        <w:rPr>
          <w:sz w:val="26"/>
          <w:szCs w:val="26"/>
        </w:rPr>
        <w:t>.</w:t>
      </w:r>
    </w:p>
    <w:p w:rsidR="000364EA" w:rsidRDefault="000364EA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0364EA">
        <w:rPr>
          <w:b/>
          <w:sz w:val="26"/>
          <w:szCs w:val="26"/>
        </w:rPr>
        <w:t>Бюджет проекта</w:t>
      </w:r>
      <w:r w:rsidRPr="0057119C">
        <w:rPr>
          <w:b/>
          <w:sz w:val="26"/>
          <w:szCs w:val="26"/>
        </w:rPr>
        <w:t>»</w:t>
      </w:r>
    </w:p>
    <w:p w:rsidR="000364EA" w:rsidRDefault="000364EA" w:rsidP="000364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DA5DAD">
        <w:rPr>
          <w:sz w:val="26"/>
          <w:szCs w:val="26"/>
        </w:rPr>
        <w:t>приводятся</w:t>
      </w:r>
      <w:r>
        <w:rPr>
          <w:sz w:val="26"/>
          <w:szCs w:val="26"/>
        </w:rPr>
        <w:t xml:space="preserve"> источники финансирования</w:t>
      </w:r>
      <w:r w:rsidR="005959EF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ИП</w:t>
      </w:r>
      <w:r w:rsidR="00DA5DAD">
        <w:rPr>
          <w:sz w:val="26"/>
          <w:szCs w:val="26"/>
        </w:rPr>
        <w:t xml:space="preserve"> и бюджет расходов </w:t>
      </w:r>
      <w:r w:rsidR="006B31A9">
        <w:rPr>
          <w:sz w:val="26"/>
          <w:szCs w:val="26"/>
        </w:rPr>
        <w:t>ИП</w:t>
      </w:r>
      <w:r w:rsidR="00CA2F1E">
        <w:rPr>
          <w:sz w:val="26"/>
          <w:szCs w:val="26"/>
        </w:rPr>
        <w:t xml:space="preserve"> указанные в </w:t>
      </w:r>
      <w:r w:rsidR="005F514B">
        <w:rPr>
          <w:sz w:val="26"/>
          <w:szCs w:val="26"/>
        </w:rPr>
        <w:t>разделе 6 (п</w:t>
      </w:r>
      <w:r w:rsidR="00D315FE" w:rsidRPr="00D27F0B">
        <w:rPr>
          <w:sz w:val="26"/>
          <w:szCs w:val="26"/>
        </w:rPr>
        <w:t>риложени</w:t>
      </w:r>
      <w:r w:rsidR="005F514B">
        <w:rPr>
          <w:sz w:val="26"/>
          <w:szCs w:val="26"/>
        </w:rPr>
        <w:t>е</w:t>
      </w:r>
      <w:r w:rsidR="00D315FE" w:rsidRPr="00D27F0B">
        <w:rPr>
          <w:sz w:val="26"/>
          <w:szCs w:val="26"/>
        </w:rPr>
        <w:t xml:space="preserve"> </w:t>
      </w:r>
      <w:r w:rsidR="00D315FE">
        <w:rPr>
          <w:sz w:val="26"/>
          <w:szCs w:val="26"/>
        </w:rPr>
        <w:t>Д)</w:t>
      </w:r>
      <w:r w:rsidR="00DA5DAD" w:rsidRPr="00D27F0B">
        <w:rPr>
          <w:sz w:val="26"/>
          <w:szCs w:val="26"/>
        </w:rPr>
        <w:t>.</w:t>
      </w:r>
    </w:p>
    <w:p w:rsidR="005D44BB" w:rsidRDefault="005D44BB" w:rsidP="009B398D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>Показатели инвестиционной эффективности</w:t>
      </w:r>
      <w:r w:rsidRPr="0057119C">
        <w:rPr>
          <w:b/>
          <w:sz w:val="26"/>
          <w:szCs w:val="26"/>
        </w:rPr>
        <w:t>»</w:t>
      </w:r>
    </w:p>
    <w:p w:rsidR="001E792C" w:rsidRDefault="001E792C" w:rsidP="005D44BB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приводятся показатели инвестиционной эффективности </w:t>
      </w:r>
      <w:r w:rsidR="005324EA">
        <w:rPr>
          <w:sz w:val="26"/>
          <w:szCs w:val="26"/>
        </w:rPr>
        <w:t>проекта,</w:t>
      </w:r>
      <w:r>
        <w:rPr>
          <w:sz w:val="26"/>
          <w:szCs w:val="26"/>
        </w:rPr>
        <w:t xml:space="preserve"> рассчитанные в</w:t>
      </w:r>
      <w:r w:rsidR="00592AAF">
        <w:rPr>
          <w:sz w:val="26"/>
          <w:szCs w:val="26"/>
        </w:rPr>
        <w:t xml:space="preserve"> </w:t>
      </w:r>
      <w:r w:rsidR="00F31777">
        <w:rPr>
          <w:sz w:val="26"/>
          <w:szCs w:val="26"/>
        </w:rPr>
        <w:t>разделе 8 (п</w:t>
      </w:r>
      <w:r w:rsidR="009B398D" w:rsidRPr="00D27F0B">
        <w:rPr>
          <w:sz w:val="26"/>
          <w:szCs w:val="26"/>
        </w:rPr>
        <w:t>риложени</w:t>
      </w:r>
      <w:r w:rsidR="00F31777">
        <w:rPr>
          <w:sz w:val="26"/>
          <w:szCs w:val="26"/>
        </w:rPr>
        <w:t>е</w:t>
      </w:r>
      <w:r w:rsidR="009B398D" w:rsidRPr="00D27F0B">
        <w:rPr>
          <w:sz w:val="26"/>
          <w:szCs w:val="26"/>
        </w:rPr>
        <w:t xml:space="preserve"> </w:t>
      </w:r>
      <w:r w:rsidR="009B398D">
        <w:rPr>
          <w:sz w:val="26"/>
          <w:szCs w:val="26"/>
        </w:rPr>
        <w:t>Д</w:t>
      </w:r>
      <w:r w:rsidR="00F31777">
        <w:rPr>
          <w:sz w:val="26"/>
          <w:szCs w:val="26"/>
        </w:rPr>
        <w:t>)</w:t>
      </w:r>
      <w:r w:rsidRPr="00D27F0B">
        <w:rPr>
          <w:sz w:val="26"/>
          <w:szCs w:val="26"/>
        </w:rPr>
        <w:t>.</w:t>
      </w:r>
    </w:p>
    <w:p w:rsidR="005D44BB" w:rsidRDefault="004C694F" w:rsidP="009B398D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 </w:t>
      </w:r>
      <w:r w:rsidR="005D44BB">
        <w:rPr>
          <w:sz w:val="26"/>
          <w:szCs w:val="26"/>
        </w:rPr>
        <w:t xml:space="preserve">Раздел </w:t>
      </w:r>
      <w:r w:rsidR="005D44BB" w:rsidRPr="0057119C">
        <w:rPr>
          <w:b/>
          <w:sz w:val="26"/>
          <w:szCs w:val="26"/>
        </w:rPr>
        <w:t>«</w:t>
      </w:r>
      <w:r w:rsidR="005D44BB" w:rsidRPr="005D44BB">
        <w:rPr>
          <w:b/>
          <w:sz w:val="26"/>
          <w:szCs w:val="26"/>
        </w:rPr>
        <w:t>Основные риски</w:t>
      </w:r>
      <w:r w:rsidR="00391B1D">
        <w:rPr>
          <w:b/>
          <w:sz w:val="26"/>
          <w:szCs w:val="26"/>
        </w:rPr>
        <w:t xml:space="preserve"> инвестиционного</w:t>
      </w:r>
      <w:r w:rsidR="005D44BB" w:rsidRPr="005D44BB">
        <w:rPr>
          <w:b/>
          <w:sz w:val="26"/>
          <w:szCs w:val="26"/>
        </w:rPr>
        <w:t xml:space="preserve"> проекта</w:t>
      </w:r>
      <w:r w:rsidR="005D44BB" w:rsidRPr="0057119C">
        <w:rPr>
          <w:b/>
          <w:sz w:val="26"/>
          <w:szCs w:val="26"/>
        </w:rPr>
        <w:t>»</w:t>
      </w:r>
    </w:p>
    <w:p w:rsidR="005D44BB" w:rsidRDefault="000364EA" w:rsidP="00210E58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693406">
        <w:rPr>
          <w:sz w:val="26"/>
          <w:szCs w:val="26"/>
        </w:rPr>
        <w:t xml:space="preserve">приводятся </w:t>
      </w:r>
      <w:r>
        <w:rPr>
          <w:sz w:val="26"/>
          <w:szCs w:val="26"/>
        </w:rPr>
        <w:t xml:space="preserve">основные риски 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="00693406">
        <w:rPr>
          <w:sz w:val="26"/>
          <w:szCs w:val="26"/>
        </w:rPr>
        <w:t>указанные в</w:t>
      </w:r>
      <w:r w:rsidR="00CA2F1E">
        <w:rPr>
          <w:sz w:val="26"/>
          <w:szCs w:val="26"/>
        </w:rPr>
        <w:t xml:space="preserve"> </w:t>
      </w:r>
      <w:r w:rsidR="00F31777">
        <w:rPr>
          <w:sz w:val="26"/>
          <w:szCs w:val="26"/>
        </w:rPr>
        <w:t>разделе 10 (п</w:t>
      </w:r>
      <w:r w:rsidR="00CA2F1E" w:rsidRPr="00D27F0B">
        <w:rPr>
          <w:sz w:val="26"/>
          <w:szCs w:val="26"/>
        </w:rPr>
        <w:t>риложени</w:t>
      </w:r>
      <w:r w:rsidR="00F31777">
        <w:rPr>
          <w:sz w:val="26"/>
          <w:szCs w:val="26"/>
        </w:rPr>
        <w:t>е</w:t>
      </w:r>
      <w:r w:rsidR="00CA2F1E" w:rsidRPr="00D27F0B">
        <w:rPr>
          <w:sz w:val="26"/>
          <w:szCs w:val="26"/>
        </w:rPr>
        <w:t xml:space="preserve"> </w:t>
      </w:r>
      <w:r w:rsidR="00CA781A">
        <w:rPr>
          <w:sz w:val="26"/>
          <w:szCs w:val="26"/>
        </w:rPr>
        <w:t>Д</w:t>
      </w:r>
      <w:r w:rsidR="00F31777">
        <w:rPr>
          <w:sz w:val="26"/>
          <w:szCs w:val="26"/>
        </w:rPr>
        <w:t>)</w:t>
      </w:r>
      <w:r w:rsidR="00006197">
        <w:rPr>
          <w:sz w:val="26"/>
          <w:szCs w:val="26"/>
        </w:rPr>
        <w:t xml:space="preserve">, </w:t>
      </w:r>
      <w:r w:rsidR="00744309">
        <w:rPr>
          <w:sz w:val="26"/>
          <w:szCs w:val="26"/>
        </w:rPr>
        <w:t>последствия от наступления рисков и антирисковые мероприятия.</w:t>
      </w:r>
    </w:p>
    <w:p w:rsidR="00DE0A9D" w:rsidRDefault="002F5B06" w:rsidP="00210E58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4E78E3">
        <w:rPr>
          <w:sz w:val="26"/>
          <w:szCs w:val="26"/>
        </w:rPr>
        <w:t xml:space="preserve">ТЭО ИП </w:t>
      </w:r>
      <w:r w:rsidR="00006197">
        <w:rPr>
          <w:sz w:val="26"/>
          <w:szCs w:val="26"/>
        </w:rPr>
        <w:t>−</w:t>
      </w:r>
      <w:r w:rsidR="00AF0623">
        <w:rPr>
          <w:sz w:val="26"/>
          <w:szCs w:val="26"/>
        </w:rPr>
        <w:t xml:space="preserve"> </w:t>
      </w:r>
      <w:r w:rsidRPr="004E78E3">
        <w:rPr>
          <w:sz w:val="26"/>
          <w:szCs w:val="26"/>
        </w:rPr>
        <w:t xml:space="preserve">документ, </w:t>
      </w:r>
      <w:r w:rsidR="00AF0623">
        <w:rPr>
          <w:sz w:val="26"/>
          <w:szCs w:val="26"/>
        </w:rPr>
        <w:t>который содержит</w:t>
      </w:r>
      <w:r w:rsidRPr="004E78E3">
        <w:rPr>
          <w:sz w:val="26"/>
          <w:szCs w:val="26"/>
        </w:rPr>
        <w:t xml:space="preserve"> расчетно-аналитическ</w:t>
      </w:r>
      <w:r w:rsidR="0095448D">
        <w:rPr>
          <w:sz w:val="26"/>
          <w:szCs w:val="26"/>
        </w:rPr>
        <w:t>ие материалы</w:t>
      </w:r>
      <w:r w:rsidR="004C694F">
        <w:rPr>
          <w:sz w:val="26"/>
          <w:szCs w:val="26"/>
        </w:rPr>
        <w:t>, содержащие</w:t>
      </w:r>
      <w:r w:rsidR="0095448D">
        <w:rPr>
          <w:sz w:val="26"/>
          <w:szCs w:val="26"/>
        </w:rPr>
        <w:t xml:space="preserve"> необходимые исходные данные, технические решения, организационные мероприятия, стоимостные, оценочные показатели, </w:t>
      </w:r>
      <w:r w:rsidR="004C694F">
        <w:rPr>
          <w:sz w:val="26"/>
          <w:szCs w:val="26"/>
        </w:rPr>
        <w:t xml:space="preserve">при рассмотрении которых </w:t>
      </w:r>
      <w:r w:rsidR="0095448D">
        <w:rPr>
          <w:sz w:val="26"/>
          <w:szCs w:val="26"/>
        </w:rPr>
        <w:t xml:space="preserve">можно сделать вывод о </w:t>
      </w:r>
      <w:r w:rsidR="0095448D" w:rsidRPr="00B4323F">
        <w:rPr>
          <w:sz w:val="26"/>
          <w:szCs w:val="26"/>
        </w:rPr>
        <w:t xml:space="preserve">целесообразности и экономической эффективности </w:t>
      </w:r>
      <w:r w:rsidR="0095448D">
        <w:rPr>
          <w:sz w:val="26"/>
          <w:szCs w:val="26"/>
        </w:rPr>
        <w:t>инвестиций.</w:t>
      </w:r>
    </w:p>
    <w:p w:rsidR="00CF2EE9" w:rsidRPr="00CF2EE9" w:rsidRDefault="00DC66DC" w:rsidP="00210E58">
      <w:pPr>
        <w:numPr>
          <w:ilvl w:val="3"/>
          <w:numId w:val="33"/>
        </w:numPr>
        <w:tabs>
          <w:tab w:val="left" w:pos="1276"/>
          <w:tab w:val="left" w:pos="156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При подготовке ТЭО ИП применя</w:t>
      </w:r>
      <w:r w:rsidR="002F4D93">
        <w:rPr>
          <w:sz w:val="26"/>
          <w:szCs w:val="26"/>
        </w:rPr>
        <w:t>ю</w:t>
      </w:r>
      <w:r w:rsidR="00370B12" w:rsidRPr="00370B12">
        <w:rPr>
          <w:sz w:val="26"/>
          <w:szCs w:val="26"/>
        </w:rPr>
        <w:t>тся расчетно-аналитически</w:t>
      </w:r>
      <w:r w:rsidR="005C552E">
        <w:rPr>
          <w:sz w:val="26"/>
          <w:szCs w:val="26"/>
        </w:rPr>
        <w:t>е</w:t>
      </w:r>
      <w:r w:rsidR="00370B12" w:rsidRPr="00370B12">
        <w:rPr>
          <w:sz w:val="26"/>
          <w:szCs w:val="26"/>
        </w:rPr>
        <w:t xml:space="preserve"> материал</w:t>
      </w:r>
      <w:r w:rsidR="005C552E">
        <w:rPr>
          <w:sz w:val="26"/>
          <w:szCs w:val="26"/>
        </w:rPr>
        <w:t>ы</w:t>
      </w:r>
      <w:r w:rsidR="00370B12" w:rsidRPr="00370B12">
        <w:rPr>
          <w:sz w:val="26"/>
          <w:szCs w:val="26"/>
        </w:rPr>
        <w:t>,</w:t>
      </w:r>
      <w:r w:rsidR="00FE4864">
        <w:rPr>
          <w:sz w:val="26"/>
          <w:szCs w:val="26"/>
        </w:rPr>
        <w:t xml:space="preserve"> с учётом требований следующих документов</w:t>
      </w:r>
      <w:r w:rsidR="00CF2EE9" w:rsidRPr="00CF2EE9">
        <w:rPr>
          <w:sz w:val="26"/>
          <w:szCs w:val="26"/>
        </w:rPr>
        <w:t>: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CF2EE9">
        <w:rPr>
          <w:sz w:val="26"/>
          <w:szCs w:val="26"/>
        </w:rPr>
        <w:t xml:space="preserve"> перепрофилирования предприятий – в соответствии с СТО ИПВР 7.5</w:t>
      </w:r>
      <w:r w:rsidR="006F38A1">
        <w:rPr>
          <w:sz w:val="26"/>
          <w:szCs w:val="26"/>
        </w:rPr>
        <w:t>–</w:t>
      </w:r>
      <w:r w:rsidR="00CF2EE9" w:rsidRPr="00CF2EE9">
        <w:rPr>
          <w:sz w:val="26"/>
          <w:szCs w:val="26"/>
        </w:rPr>
        <w:t>02;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140A2C">
        <w:rPr>
          <w:sz w:val="26"/>
          <w:szCs w:val="26"/>
        </w:rPr>
        <w:t xml:space="preserve"> модернизации и</w:t>
      </w:r>
      <w:r w:rsidR="00CF2EE9" w:rsidRPr="00CF2EE9">
        <w:rPr>
          <w:sz w:val="26"/>
          <w:szCs w:val="26"/>
        </w:rPr>
        <w:t xml:space="preserve"> технического перевооружения</w:t>
      </w:r>
      <w:r w:rsidR="00140A2C">
        <w:rPr>
          <w:sz w:val="26"/>
          <w:szCs w:val="26"/>
        </w:rPr>
        <w:t xml:space="preserve"> производства</w:t>
      </w:r>
      <w:r w:rsidR="00CF2EE9" w:rsidRPr="00CF2EE9">
        <w:rPr>
          <w:sz w:val="26"/>
          <w:szCs w:val="26"/>
        </w:rPr>
        <w:t xml:space="preserve"> – в соответствии с СТО ИПВР 6.3</w:t>
      </w:r>
      <w:r w:rsidR="00274EEC" w:rsidRPr="00F12D52">
        <w:rPr>
          <w:sz w:val="26"/>
          <w:szCs w:val="26"/>
        </w:rPr>
        <w:t>−</w:t>
      </w:r>
      <w:r w:rsidR="00CF2EE9" w:rsidRPr="00CF2EE9">
        <w:rPr>
          <w:sz w:val="26"/>
          <w:szCs w:val="26"/>
        </w:rPr>
        <w:t>03, МД ИПВР 6.3</w:t>
      </w:r>
      <w:r w:rsidR="00274EEC" w:rsidRPr="005979E8">
        <w:rPr>
          <w:sz w:val="26"/>
          <w:szCs w:val="26"/>
        </w:rPr>
        <w:t>−</w:t>
      </w:r>
      <w:r w:rsidR="00CF2EE9" w:rsidRPr="005979E8">
        <w:rPr>
          <w:sz w:val="26"/>
          <w:szCs w:val="26"/>
        </w:rPr>
        <w:t>0</w:t>
      </w:r>
      <w:r w:rsidR="00CF2EE9" w:rsidRPr="00CF2EE9">
        <w:rPr>
          <w:sz w:val="26"/>
          <w:szCs w:val="26"/>
        </w:rPr>
        <w:t>3.01, МД ИПВР 6.3</w:t>
      </w:r>
      <w:r w:rsidR="00274EEC" w:rsidRPr="005979E8">
        <w:rPr>
          <w:sz w:val="26"/>
          <w:szCs w:val="26"/>
        </w:rPr>
        <w:t>−</w:t>
      </w:r>
      <w:r w:rsidR="00CF2EE9" w:rsidRPr="00CF2EE9">
        <w:rPr>
          <w:sz w:val="26"/>
          <w:szCs w:val="26"/>
        </w:rPr>
        <w:t>12;</w:t>
      </w:r>
    </w:p>
    <w:p w:rsidR="00CF2EE9" w:rsidRPr="00D27F0B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D27F0B">
        <w:rPr>
          <w:sz w:val="26"/>
          <w:szCs w:val="26"/>
        </w:rPr>
        <w:t xml:space="preserve"> приобретения и замены отдельных единиц технологического оборудования – в соответствии с МД ИПВР 6.3</w:t>
      </w:r>
      <w:r w:rsidR="00274EEC" w:rsidRPr="005979E8">
        <w:rPr>
          <w:sz w:val="26"/>
          <w:szCs w:val="26"/>
        </w:rPr>
        <w:t>−</w:t>
      </w:r>
      <w:r w:rsidR="00CF2EE9" w:rsidRPr="00D27F0B">
        <w:rPr>
          <w:sz w:val="26"/>
          <w:szCs w:val="26"/>
        </w:rPr>
        <w:t>03.02;</w:t>
      </w:r>
    </w:p>
    <w:p w:rsidR="00CF2EE9" w:rsidRPr="00CF2EE9" w:rsidRDefault="00CF2EE9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системные проекты – в соответствии с ПО ИПВР 6.3</w:t>
      </w:r>
      <w:r w:rsidR="00C20D32">
        <w:rPr>
          <w:sz w:val="26"/>
          <w:szCs w:val="26"/>
        </w:rPr>
        <w:t>–</w:t>
      </w:r>
      <w:r w:rsidRPr="00D27F0B">
        <w:rPr>
          <w:sz w:val="26"/>
          <w:szCs w:val="26"/>
        </w:rPr>
        <w:t>13;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CF2EE9">
        <w:rPr>
          <w:sz w:val="26"/>
          <w:szCs w:val="26"/>
        </w:rPr>
        <w:t xml:space="preserve"> разработки критических технологий и перспективных изделий, модернизации</w:t>
      </w:r>
      <w:r w:rsidR="00724618">
        <w:rPr>
          <w:sz w:val="26"/>
          <w:szCs w:val="26"/>
        </w:rPr>
        <w:t xml:space="preserve"> и реинжиниринг</w:t>
      </w:r>
      <w:r w:rsidR="00464622">
        <w:rPr>
          <w:sz w:val="26"/>
          <w:szCs w:val="26"/>
        </w:rPr>
        <w:t>а</w:t>
      </w:r>
      <w:r w:rsidR="00CF2EE9" w:rsidRPr="00CF2EE9">
        <w:rPr>
          <w:sz w:val="26"/>
          <w:szCs w:val="26"/>
        </w:rPr>
        <w:t xml:space="preserve"> изделий – в соответствии с</w:t>
      </w:r>
      <w:r w:rsidR="00B719D8">
        <w:rPr>
          <w:sz w:val="26"/>
          <w:szCs w:val="26"/>
        </w:rPr>
        <w:t xml:space="preserve"> политикой </w:t>
      </w:r>
      <w:r w:rsidR="00B719D8" w:rsidRPr="00B719D8">
        <w:rPr>
          <w:sz w:val="26"/>
          <w:szCs w:val="26"/>
        </w:rPr>
        <w:t>[</w:t>
      </w:r>
      <w:r w:rsidR="00ED65D1">
        <w:rPr>
          <w:sz w:val="26"/>
          <w:szCs w:val="26"/>
        </w:rPr>
        <w:t>1</w:t>
      </w:r>
      <w:r w:rsidR="00B719D8" w:rsidRPr="00B719D8">
        <w:rPr>
          <w:sz w:val="26"/>
          <w:szCs w:val="26"/>
        </w:rPr>
        <w:t>]</w:t>
      </w:r>
      <w:r w:rsidR="00773B49">
        <w:rPr>
          <w:sz w:val="26"/>
          <w:szCs w:val="26"/>
        </w:rPr>
        <w:t>;</w:t>
      </w:r>
    </w:p>
    <w:p w:rsid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517B9D">
        <w:rPr>
          <w:sz w:val="26"/>
          <w:szCs w:val="26"/>
        </w:rPr>
        <w:t>,</w:t>
      </w:r>
      <w:r w:rsidR="00CF2EE9" w:rsidRPr="00CF2EE9">
        <w:rPr>
          <w:sz w:val="26"/>
          <w:szCs w:val="26"/>
        </w:rPr>
        <w:t xml:space="preserve"> реализуемые на территории Дальневосточного федерального округа в соответствии с</w:t>
      </w:r>
      <w:r w:rsidR="006642FD" w:rsidRPr="006642FD">
        <w:rPr>
          <w:sz w:val="26"/>
          <w:szCs w:val="26"/>
        </w:rPr>
        <w:t xml:space="preserve"> </w:t>
      </w:r>
      <w:r w:rsidR="006642FD">
        <w:rPr>
          <w:sz w:val="26"/>
          <w:szCs w:val="26"/>
        </w:rPr>
        <w:t>постановлением</w:t>
      </w:r>
      <w:r w:rsidR="006642FD" w:rsidRPr="006642FD">
        <w:rPr>
          <w:sz w:val="26"/>
          <w:szCs w:val="26"/>
        </w:rPr>
        <w:t xml:space="preserve"> [</w:t>
      </w:r>
      <w:r w:rsidR="00ED65D1">
        <w:rPr>
          <w:sz w:val="26"/>
          <w:szCs w:val="26"/>
        </w:rPr>
        <w:t>2</w:t>
      </w:r>
      <w:r w:rsidR="006642FD" w:rsidRPr="006642FD">
        <w:rPr>
          <w:sz w:val="26"/>
          <w:szCs w:val="26"/>
        </w:rPr>
        <w:t>]</w:t>
      </w:r>
      <w:r w:rsidR="00773B49">
        <w:rPr>
          <w:sz w:val="26"/>
          <w:szCs w:val="26"/>
        </w:rPr>
        <w:t>;</w:t>
      </w:r>
    </w:p>
    <w:p w:rsidR="002309C2" w:rsidRPr="00EA559D" w:rsidRDefault="002309C2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EA559D">
        <w:rPr>
          <w:sz w:val="26"/>
          <w:szCs w:val="26"/>
        </w:rPr>
        <w:lastRenderedPageBreak/>
        <w:t>ИП</w:t>
      </w:r>
      <w:r w:rsidR="00517B9D">
        <w:rPr>
          <w:sz w:val="26"/>
          <w:szCs w:val="26"/>
        </w:rPr>
        <w:t>,</w:t>
      </w:r>
      <w:r w:rsidR="00D676FF">
        <w:rPr>
          <w:sz w:val="26"/>
          <w:szCs w:val="26"/>
        </w:rPr>
        <w:t xml:space="preserve"> связанные с</w:t>
      </w:r>
      <w:r w:rsidR="008033B5">
        <w:rPr>
          <w:sz w:val="26"/>
          <w:szCs w:val="26"/>
        </w:rPr>
        <w:t xml:space="preserve"> исследованием,</w:t>
      </w:r>
      <w:r w:rsidR="003E59D4" w:rsidRPr="00EA559D">
        <w:rPr>
          <w:sz w:val="26"/>
          <w:szCs w:val="26"/>
        </w:rPr>
        <w:t xml:space="preserve"> разработк</w:t>
      </w:r>
      <w:r w:rsidR="00D676FF">
        <w:rPr>
          <w:sz w:val="26"/>
          <w:szCs w:val="26"/>
        </w:rPr>
        <w:t>ой</w:t>
      </w:r>
      <w:r w:rsidR="003E59D4" w:rsidRPr="00EA559D">
        <w:rPr>
          <w:sz w:val="26"/>
          <w:szCs w:val="26"/>
        </w:rPr>
        <w:t xml:space="preserve"> и производство</w:t>
      </w:r>
      <w:r w:rsidR="008033B5">
        <w:rPr>
          <w:sz w:val="26"/>
          <w:szCs w:val="26"/>
        </w:rPr>
        <w:t>м</w:t>
      </w:r>
      <w:r w:rsidRPr="00EA559D">
        <w:rPr>
          <w:sz w:val="26"/>
          <w:szCs w:val="26"/>
        </w:rPr>
        <w:t xml:space="preserve"> ПВН и ПДН</w:t>
      </w:r>
      <w:r w:rsidR="00773B49" w:rsidRPr="00EA559D">
        <w:rPr>
          <w:sz w:val="26"/>
          <w:szCs w:val="26"/>
        </w:rPr>
        <w:t xml:space="preserve"> –</w:t>
      </w:r>
      <w:r w:rsidRPr="00EA559D">
        <w:rPr>
          <w:sz w:val="26"/>
          <w:szCs w:val="26"/>
        </w:rPr>
        <w:t xml:space="preserve"> в соответствии</w:t>
      </w:r>
      <w:r w:rsidR="00727D97" w:rsidRPr="00EA559D">
        <w:rPr>
          <w:sz w:val="26"/>
          <w:szCs w:val="26"/>
        </w:rPr>
        <w:t xml:space="preserve"> с комплексом стандартов</w:t>
      </w:r>
      <w:r w:rsidRPr="00EA559D">
        <w:rPr>
          <w:sz w:val="26"/>
          <w:szCs w:val="26"/>
        </w:rPr>
        <w:t xml:space="preserve"> «Система разработки и постановки на производство военной техники»</w:t>
      </w:r>
      <w:r w:rsidR="00773B49" w:rsidRPr="00EA559D">
        <w:rPr>
          <w:sz w:val="26"/>
          <w:szCs w:val="26"/>
        </w:rPr>
        <w:t xml:space="preserve"> </w:t>
      </w:r>
      <w:r w:rsidR="00B719D8" w:rsidRPr="00EA559D">
        <w:rPr>
          <w:sz w:val="26"/>
          <w:szCs w:val="26"/>
        </w:rPr>
        <w:t>и федеральными законами</w:t>
      </w:r>
      <w:r w:rsidR="00F71F86" w:rsidRPr="00EA559D">
        <w:rPr>
          <w:sz w:val="26"/>
          <w:szCs w:val="26"/>
        </w:rPr>
        <w:t xml:space="preserve"> </w:t>
      </w:r>
      <w:r w:rsidR="00F71F86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3</w:t>
      </w:r>
      <w:r w:rsidR="0005311B" w:rsidRPr="00ED65D1">
        <w:rPr>
          <w:sz w:val="26"/>
          <w:szCs w:val="26"/>
        </w:rPr>
        <w:t>]</w:t>
      </w:r>
      <w:r w:rsidR="00F71F86" w:rsidRPr="00ED65D1">
        <w:rPr>
          <w:sz w:val="26"/>
          <w:szCs w:val="26"/>
        </w:rPr>
        <w:t xml:space="preserve">, </w:t>
      </w:r>
      <w:r w:rsidR="0005311B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4</w:t>
      </w:r>
      <w:r w:rsidR="0005311B" w:rsidRPr="00ED65D1">
        <w:rPr>
          <w:sz w:val="26"/>
          <w:szCs w:val="26"/>
        </w:rPr>
        <w:t>] и</w:t>
      </w:r>
      <w:r w:rsidR="00F71F86" w:rsidRPr="00ED65D1">
        <w:rPr>
          <w:sz w:val="26"/>
          <w:szCs w:val="26"/>
        </w:rPr>
        <w:t xml:space="preserve"> </w:t>
      </w:r>
      <w:r w:rsidR="0005311B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5</w:t>
      </w:r>
      <w:r w:rsidR="00F71F86" w:rsidRPr="00ED65D1">
        <w:rPr>
          <w:sz w:val="26"/>
          <w:szCs w:val="26"/>
        </w:rPr>
        <w:t>]</w:t>
      </w:r>
      <w:r w:rsidR="00773B49" w:rsidRPr="00EA559D">
        <w:rPr>
          <w:sz w:val="26"/>
          <w:szCs w:val="26"/>
        </w:rPr>
        <w:t>;</w:t>
      </w:r>
    </w:p>
    <w:p w:rsidR="00CF2EE9" w:rsidRPr="00C0794E" w:rsidRDefault="00CF2EE9" w:rsidP="00A6301E">
      <w:pPr>
        <w:pStyle w:val="aff3"/>
        <w:numPr>
          <w:ilvl w:val="0"/>
          <w:numId w:val="38"/>
        </w:numPr>
        <w:tabs>
          <w:tab w:val="num" w:pos="1276"/>
        </w:tabs>
        <w:ind w:left="0" w:firstLine="709"/>
        <w:jc w:val="both"/>
        <w:rPr>
          <w:sz w:val="26"/>
          <w:szCs w:val="26"/>
        </w:rPr>
      </w:pPr>
      <w:r w:rsidRPr="00502EF8">
        <w:rPr>
          <w:sz w:val="26"/>
          <w:szCs w:val="26"/>
        </w:rPr>
        <w:t xml:space="preserve">прочие </w:t>
      </w:r>
      <w:r w:rsidR="00151036">
        <w:rPr>
          <w:sz w:val="26"/>
          <w:szCs w:val="26"/>
        </w:rPr>
        <w:t>ИП</w:t>
      </w:r>
      <w:r w:rsidRPr="00502EF8">
        <w:rPr>
          <w:sz w:val="26"/>
          <w:szCs w:val="26"/>
        </w:rPr>
        <w:t xml:space="preserve"> </w:t>
      </w:r>
      <w:r w:rsidR="009729F7">
        <w:rPr>
          <w:sz w:val="26"/>
          <w:szCs w:val="26"/>
        </w:rPr>
        <w:t>–</w:t>
      </w:r>
      <w:r w:rsidRPr="00502EF8">
        <w:rPr>
          <w:sz w:val="26"/>
          <w:szCs w:val="26"/>
        </w:rPr>
        <w:t xml:space="preserve"> в соответствии </w:t>
      </w:r>
      <w:r w:rsidR="00C0794E" w:rsidRPr="00A6301E">
        <w:rPr>
          <w:sz w:val="26"/>
          <w:szCs w:val="26"/>
        </w:rPr>
        <w:t>c</w:t>
      </w:r>
      <w:r w:rsidR="006642FD">
        <w:rPr>
          <w:sz w:val="26"/>
          <w:szCs w:val="26"/>
        </w:rPr>
        <w:t xml:space="preserve"> рекомендациями</w:t>
      </w:r>
      <w:r w:rsidR="00B719D8" w:rsidRPr="006642FD">
        <w:rPr>
          <w:sz w:val="26"/>
          <w:szCs w:val="26"/>
        </w:rPr>
        <w:t xml:space="preserve"> [6]</w:t>
      </w:r>
      <w:r w:rsidR="00C0794E">
        <w:rPr>
          <w:sz w:val="26"/>
          <w:szCs w:val="26"/>
        </w:rPr>
        <w:t>.</w:t>
      </w:r>
    </w:p>
    <w:p w:rsidR="00351CB4" w:rsidRPr="00251487" w:rsidRDefault="004B1690" w:rsidP="00FB67D6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51487">
        <w:rPr>
          <w:sz w:val="26"/>
          <w:szCs w:val="26"/>
        </w:rPr>
        <w:t>Инициатор</w:t>
      </w:r>
      <w:r w:rsidR="008A47F8" w:rsidRPr="00251487">
        <w:rPr>
          <w:sz w:val="26"/>
          <w:szCs w:val="26"/>
        </w:rPr>
        <w:t xml:space="preserve"> может привлекать</w:t>
      </w:r>
      <w:r w:rsidR="00B818E0" w:rsidRPr="00251487">
        <w:rPr>
          <w:sz w:val="26"/>
          <w:szCs w:val="26"/>
        </w:rPr>
        <w:t xml:space="preserve"> д</w:t>
      </w:r>
      <w:r w:rsidR="00FC40F5" w:rsidRPr="00251487">
        <w:rPr>
          <w:sz w:val="26"/>
          <w:szCs w:val="26"/>
        </w:rPr>
        <w:t>ля</w:t>
      </w:r>
      <w:r w:rsidR="00B707B2" w:rsidRPr="00251487">
        <w:rPr>
          <w:sz w:val="26"/>
          <w:szCs w:val="26"/>
        </w:rPr>
        <w:t xml:space="preserve"> разработк</w:t>
      </w:r>
      <w:r w:rsidR="00FC40F5" w:rsidRPr="00251487">
        <w:rPr>
          <w:sz w:val="26"/>
          <w:szCs w:val="26"/>
        </w:rPr>
        <w:t>и</w:t>
      </w:r>
      <w:r w:rsidR="00B707B2" w:rsidRPr="00251487">
        <w:rPr>
          <w:sz w:val="26"/>
          <w:szCs w:val="26"/>
        </w:rPr>
        <w:t xml:space="preserve"> ТЭО ИП или отдельных разделов ТЭО ИП</w:t>
      </w:r>
      <w:r w:rsidR="00B818E0" w:rsidRPr="00251487">
        <w:rPr>
          <w:sz w:val="26"/>
          <w:szCs w:val="26"/>
        </w:rPr>
        <w:t xml:space="preserve"> </w:t>
      </w:r>
      <w:r w:rsidR="00B707B2" w:rsidRPr="00251487">
        <w:rPr>
          <w:sz w:val="26"/>
          <w:szCs w:val="26"/>
        </w:rPr>
        <w:t>специализированны</w:t>
      </w:r>
      <w:r w:rsidR="00251487" w:rsidRPr="00251487">
        <w:rPr>
          <w:sz w:val="26"/>
          <w:szCs w:val="26"/>
        </w:rPr>
        <w:t xml:space="preserve">е </w:t>
      </w:r>
      <w:r w:rsidR="00B707B2" w:rsidRPr="00251487">
        <w:rPr>
          <w:sz w:val="26"/>
          <w:szCs w:val="26"/>
        </w:rPr>
        <w:t xml:space="preserve">организации </w:t>
      </w:r>
      <w:r w:rsidR="00540AA0" w:rsidRPr="00251487">
        <w:rPr>
          <w:sz w:val="26"/>
          <w:szCs w:val="26"/>
        </w:rPr>
        <w:t>в соответствии с СТО ИПВР</w:t>
      </w:r>
      <w:r w:rsidR="00F22589">
        <w:rPr>
          <w:sz w:val="26"/>
          <w:szCs w:val="26"/>
        </w:rPr>
        <w:t xml:space="preserve"> </w:t>
      </w:r>
      <w:r w:rsidR="00251487" w:rsidRPr="00251487">
        <w:rPr>
          <w:sz w:val="26"/>
          <w:szCs w:val="26"/>
        </w:rPr>
        <w:t>7.4</w:t>
      </w:r>
      <w:r w:rsidR="006F38A1">
        <w:rPr>
          <w:sz w:val="26"/>
          <w:szCs w:val="26"/>
        </w:rPr>
        <w:noBreakHyphen/>
      </w:r>
      <w:r w:rsidR="00251487" w:rsidRPr="00251487">
        <w:rPr>
          <w:sz w:val="26"/>
          <w:szCs w:val="26"/>
        </w:rPr>
        <w:t>06</w:t>
      </w:r>
      <w:r w:rsidR="008B2E10" w:rsidRPr="00251487">
        <w:rPr>
          <w:sz w:val="26"/>
          <w:szCs w:val="26"/>
        </w:rPr>
        <w:t xml:space="preserve"> </w:t>
      </w:r>
      <w:r w:rsidR="00EB5B42" w:rsidRPr="00251487">
        <w:rPr>
          <w:sz w:val="26"/>
          <w:szCs w:val="26"/>
        </w:rPr>
        <w:t>для</w:t>
      </w:r>
      <w:r w:rsidR="008B2E10" w:rsidRPr="00251487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СП</w:t>
      </w:r>
      <w:r w:rsidR="00540AA0" w:rsidRPr="00251487">
        <w:rPr>
          <w:sz w:val="26"/>
          <w:szCs w:val="26"/>
        </w:rPr>
        <w:t xml:space="preserve"> Концерна</w:t>
      </w:r>
      <w:r w:rsidR="00EB5B42" w:rsidRPr="00251487">
        <w:rPr>
          <w:sz w:val="26"/>
          <w:szCs w:val="26"/>
        </w:rPr>
        <w:t xml:space="preserve"> и </w:t>
      </w:r>
      <w:r w:rsidR="00CE5B34" w:rsidRPr="00251487">
        <w:rPr>
          <w:sz w:val="26"/>
          <w:szCs w:val="26"/>
        </w:rPr>
        <w:t>в соответствии</w:t>
      </w:r>
      <w:r w:rsidR="00E01B35">
        <w:rPr>
          <w:sz w:val="26"/>
          <w:szCs w:val="26"/>
        </w:rPr>
        <w:t xml:space="preserve"> с</w:t>
      </w:r>
      <w:r w:rsidR="00026FB6" w:rsidRPr="00251487">
        <w:rPr>
          <w:sz w:val="26"/>
          <w:szCs w:val="26"/>
        </w:rPr>
        <w:t xml:space="preserve"> документированн</w:t>
      </w:r>
      <w:r w:rsidR="00CE5B34" w:rsidRPr="00251487">
        <w:rPr>
          <w:sz w:val="26"/>
          <w:szCs w:val="26"/>
        </w:rPr>
        <w:t>ой процедурой</w:t>
      </w:r>
      <w:r w:rsidR="00EF29AE">
        <w:rPr>
          <w:sz w:val="26"/>
          <w:szCs w:val="26"/>
        </w:rPr>
        <w:t xml:space="preserve"> регулирующей закупочную деятельность</w:t>
      </w:r>
      <w:r w:rsidR="00251487" w:rsidRPr="00251487">
        <w:rPr>
          <w:sz w:val="26"/>
          <w:szCs w:val="26"/>
        </w:rPr>
        <w:t xml:space="preserve"> </w:t>
      </w:r>
      <w:r w:rsidR="00026FB6" w:rsidRPr="00251487">
        <w:rPr>
          <w:sz w:val="26"/>
          <w:szCs w:val="26"/>
        </w:rPr>
        <w:t>ДО</w:t>
      </w:r>
      <w:r w:rsidR="00251487" w:rsidRPr="00251487">
        <w:rPr>
          <w:sz w:val="26"/>
          <w:szCs w:val="26"/>
        </w:rPr>
        <w:t>.</w:t>
      </w:r>
    </w:p>
    <w:p w:rsidR="008D1C10" w:rsidRDefault="008D1C10" w:rsidP="009317E5">
      <w:pPr>
        <w:numPr>
          <w:ilvl w:val="3"/>
          <w:numId w:val="33"/>
        </w:numPr>
        <w:tabs>
          <w:tab w:val="left" w:pos="1560"/>
        </w:tabs>
        <w:ind w:left="0" w:firstLine="709"/>
        <w:jc w:val="both"/>
        <w:rPr>
          <w:sz w:val="26"/>
          <w:szCs w:val="26"/>
        </w:rPr>
      </w:pPr>
      <w:r w:rsidRPr="00F96CFC">
        <w:rPr>
          <w:sz w:val="26"/>
          <w:szCs w:val="26"/>
        </w:rPr>
        <w:t xml:space="preserve">ТЭО ИП </w:t>
      </w:r>
      <w:r>
        <w:rPr>
          <w:sz w:val="26"/>
          <w:szCs w:val="26"/>
        </w:rPr>
        <w:t>включает</w:t>
      </w:r>
      <w:r w:rsidRPr="00AF6C03">
        <w:rPr>
          <w:sz w:val="26"/>
          <w:szCs w:val="26"/>
        </w:rPr>
        <w:t xml:space="preserve"> следующие раз</w:t>
      </w:r>
      <w:r>
        <w:rPr>
          <w:sz w:val="26"/>
          <w:szCs w:val="26"/>
        </w:rPr>
        <w:t>делы</w:t>
      </w:r>
      <w:r w:rsidRPr="00F96CFC">
        <w:rPr>
          <w:sz w:val="26"/>
          <w:szCs w:val="26"/>
        </w:rPr>
        <w:t>: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5C3386">
        <w:rPr>
          <w:sz w:val="26"/>
          <w:szCs w:val="26"/>
        </w:rPr>
        <w:t>Описание инвестиционного проекта</w:t>
      </w:r>
      <w:r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5C3386">
        <w:rPr>
          <w:sz w:val="26"/>
          <w:szCs w:val="26"/>
        </w:rPr>
        <w:t>Цели, задачи и показатели выполнения целей инвестиционного</w:t>
      </w:r>
      <w:r>
        <w:rPr>
          <w:sz w:val="26"/>
          <w:szCs w:val="26"/>
        </w:rPr>
        <w:t xml:space="preserve">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рынка и стратегия маркетинга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Планирование реализации инвестиционного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Ресурсное обеспечение инвестиционного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«Бюджет инвестиционного проекта»;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и прогноз финансового состояния</w:t>
      </w:r>
      <w:r w:rsidRPr="00F96DF4">
        <w:rPr>
          <w:sz w:val="26"/>
          <w:szCs w:val="26"/>
        </w:rPr>
        <w:t>»;</w:t>
      </w:r>
    </w:p>
    <w:p w:rsidR="003554B8" w:rsidRPr="00F96DF4" w:rsidRDefault="003554B8" w:rsidP="003554B8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3554B8">
        <w:rPr>
          <w:sz w:val="26"/>
          <w:szCs w:val="26"/>
        </w:rPr>
        <w:t>Расчет инвестиционной эффективности</w:t>
      </w:r>
      <w:r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рисков</w:t>
      </w:r>
      <w:r w:rsidRPr="00F96DF4">
        <w:rPr>
          <w:sz w:val="26"/>
          <w:szCs w:val="26"/>
        </w:rPr>
        <w:t>»;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Организационная схема реализации инвестиционного проекта</w:t>
      </w:r>
      <w:r w:rsidRPr="00F96DF4">
        <w:rPr>
          <w:sz w:val="26"/>
          <w:szCs w:val="26"/>
        </w:rPr>
        <w:t>».</w:t>
      </w:r>
    </w:p>
    <w:p w:rsidR="00F70E85" w:rsidRPr="00AC7B85" w:rsidRDefault="00F2791A" w:rsidP="00882CF3">
      <w:pPr>
        <w:numPr>
          <w:ilvl w:val="3"/>
          <w:numId w:val="33"/>
        </w:numPr>
        <w:tabs>
          <w:tab w:val="num" w:pos="0"/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AC7B85">
        <w:rPr>
          <w:sz w:val="26"/>
          <w:szCs w:val="26"/>
        </w:rPr>
        <w:t>В р</w:t>
      </w:r>
      <w:r w:rsidR="00F70E85" w:rsidRPr="00AC7B85">
        <w:rPr>
          <w:sz w:val="26"/>
          <w:szCs w:val="26"/>
        </w:rPr>
        <w:t>аздел</w:t>
      </w:r>
      <w:r w:rsidRPr="00AC7B85">
        <w:rPr>
          <w:sz w:val="26"/>
          <w:szCs w:val="26"/>
        </w:rPr>
        <w:t>е</w:t>
      </w:r>
      <w:r w:rsidR="00F70E85" w:rsidRPr="00AC7B85">
        <w:rPr>
          <w:sz w:val="26"/>
          <w:szCs w:val="26"/>
        </w:rPr>
        <w:t xml:space="preserve"> </w:t>
      </w:r>
      <w:r w:rsidR="00416AEF" w:rsidRPr="002C4006">
        <w:rPr>
          <w:sz w:val="26"/>
          <w:szCs w:val="26"/>
        </w:rPr>
        <w:t>«</w:t>
      </w:r>
      <w:r w:rsidR="00243D16" w:rsidRPr="009A256C">
        <w:rPr>
          <w:b/>
          <w:sz w:val="26"/>
          <w:szCs w:val="26"/>
        </w:rPr>
        <w:t>Описание</w:t>
      </w:r>
      <w:r w:rsidR="003E0804" w:rsidRPr="009A256C">
        <w:rPr>
          <w:b/>
          <w:sz w:val="26"/>
          <w:szCs w:val="26"/>
        </w:rPr>
        <w:t xml:space="preserve"> инвестиционного</w:t>
      </w:r>
      <w:r w:rsidR="00243D16" w:rsidRPr="009A256C">
        <w:rPr>
          <w:b/>
          <w:sz w:val="26"/>
          <w:szCs w:val="26"/>
        </w:rPr>
        <w:t xml:space="preserve"> проекта</w:t>
      </w:r>
      <w:r w:rsidR="008D376C" w:rsidRPr="002C4006">
        <w:rPr>
          <w:sz w:val="26"/>
          <w:szCs w:val="26"/>
        </w:rPr>
        <w:t>»</w:t>
      </w:r>
      <w:r w:rsidR="00AC7B85" w:rsidRPr="00AC7B85">
        <w:rPr>
          <w:b/>
          <w:sz w:val="26"/>
          <w:szCs w:val="26"/>
        </w:rPr>
        <w:t xml:space="preserve"> </w:t>
      </w:r>
      <w:r w:rsidR="00B15BC9" w:rsidRPr="00AC7B85">
        <w:rPr>
          <w:sz w:val="26"/>
          <w:szCs w:val="26"/>
        </w:rPr>
        <w:t>дается описание</w:t>
      </w:r>
      <w:r w:rsidR="00D8477A" w:rsidRPr="00AC7B85">
        <w:rPr>
          <w:sz w:val="26"/>
          <w:szCs w:val="26"/>
        </w:rPr>
        <w:t xml:space="preserve"> </w:t>
      </w:r>
      <w:r w:rsidR="00B05BFC" w:rsidRPr="00AC7B85">
        <w:rPr>
          <w:rFonts w:eastAsia="Calibri"/>
          <w:sz w:val="26"/>
          <w:szCs w:val="26"/>
          <w:lang w:eastAsia="en-US"/>
        </w:rPr>
        <w:t xml:space="preserve">оснований и предпосылок реализации </w:t>
      </w:r>
      <w:r w:rsidR="0099017D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, содержание </w:t>
      </w:r>
      <w:r w:rsidR="0099017D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 и взаимосвязи </w:t>
      </w:r>
      <w:r w:rsidR="006B31A9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 со стратегическими документами Концерна</w:t>
      </w:r>
      <w:r w:rsidR="00B6335E" w:rsidRPr="00AC7B85">
        <w:rPr>
          <w:sz w:val="26"/>
          <w:szCs w:val="26"/>
        </w:rPr>
        <w:t>, проектами и программами</w:t>
      </w:r>
      <w:r w:rsidR="00F70E85" w:rsidRPr="00AC7B85">
        <w:rPr>
          <w:sz w:val="26"/>
          <w:szCs w:val="26"/>
        </w:rPr>
        <w:t>.</w:t>
      </w:r>
    </w:p>
    <w:p w:rsidR="00484CD4" w:rsidRDefault="00484CD4" w:rsidP="00A978A9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</w:t>
      </w:r>
      <w:r w:rsidR="00A978A9">
        <w:rPr>
          <w:sz w:val="26"/>
          <w:szCs w:val="26"/>
        </w:rPr>
        <w:t xml:space="preserve"> «</w:t>
      </w:r>
      <w:r w:rsidR="00A978A9" w:rsidRPr="00CA7B6F">
        <w:rPr>
          <w:b/>
          <w:sz w:val="26"/>
          <w:szCs w:val="26"/>
        </w:rPr>
        <w:t>Описание инвестиционного проекта</w:t>
      </w:r>
      <w:r w:rsidR="00A978A9">
        <w:rPr>
          <w:sz w:val="26"/>
          <w:szCs w:val="26"/>
        </w:rPr>
        <w:t>»</w:t>
      </w:r>
      <w:r>
        <w:rPr>
          <w:sz w:val="26"/>
          <w:szCs w:val="26"/>
        </w:rPr>
        <w:t xml:space="preserve"> состоит из следующих подразделов</w:t>
      </w:r>
      <w:r w:rsidR="00A978A9">
        <w:rPr>
          <w:sz w:val="26"/>
          <w:szCs w:val="26"/>
        </w:rPr>
        <w:t>:</w:t>
      </w:r>
    </w:p>
    <w:p w:rsidR="0089202D" w:rsidRPr="00F96DF4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Основание и предпосылки реализации инвестиционного</w:t>
      </w:r>
      <w:r w:rsidRPr="00B82F55">
        <w:rPr>
          <w:sz w:val="26"/>
          <w:szCs w:val="26"/>
        </w:rPr>
        <w:t xml:space="preserve"> </w:t>
      </w:r>
      <w:r w:rsidRPr="00B82F55">
        <w:rPr>
          <w:rFonts w:eastAsia="Calibri"/>
          <w:sz w:val="26"/>
          <w:szCs w:val="26"/>
          <w:lang w:eastAsia="en-US"/>
        </w:rPr>
        <w:t>проекта</w:t>
      </w:r>
      <w:r>
        <w:rPr>
          <w:sz w:val="26"/>
          <w:szCs w:val="26"/>
        </w:rPr>
        <w:t>»;</w:t>
      </w:r>
    </w:p>
    <w:p w:rsidR="0089202D" w:rsidRPr="00F96DF4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Содержание инвестиционного проекта</w:t>
      </w:r>
      <w:r w:rsidRPr="00F96DF4">
        <w:rPr>
          <w:sz w:val="26"/>
          <w:szCs w:val="26"/>
        </w:rPr>
        <w:t>»;</w:t>
      </w:r>
    </w:p>
    <w:p w:rsidR="0089202D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sz w:val="26"/>
          <w:szCs w:val="26"/>
        </w:rPr>
        <w:t xml:space="preserve">Связь </w:t>
      </w:r>
      <w:r w:rsidRPr="00B82F55">
        <w:rPr>
          <w:rFonts w:eastAsia="Calibri"/>
          <w:sz w:val="26"/>
          <w:szCs w:val="26"/>
          <w:lang w:eastAsia="en-US"/>
        </w:rPr>
        <w:t>инвестиционного</w:t>
      </w:r>
      <w:r w:rsidRPr="00B82F55">
        <w:rPr>
          <w:sz w:val="26"/>
          <w:szCs w:val="26"/>
        </w:rPr>
        <w:t xml:space="preserve"> проекта со стратегическими документами</w:t>
      </w:r>
      <w:r>
        <w:rPr>
          <w:sz w:val="26"/>
          <w:szCs w:val="26"/>
        </w:rPr>
        <w:t xml:space="preserve"> Концерна»;</w:t>
      </w:r>
    </w:p>
    <w:p w:rsidR="0089202D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AF4C6C">
        <w:rPr>
          <w:sz w:val="26"/>
          <w:szCs w:val="26"/>
        </w:rPr>
        <w:t>Связанные инвестиционные проекты и программы</w:t>
      </w:r>
      <w:r>
        <w:rPr>
          <w:sz w:val="26"/>
          <w:szCs w:val="26"/>
        </w:rPr>
        <w:t>».</w:t>
      </w:r>
    </w:p>
    <w:p w:rsidR="00B90E99" w:rsidRDefault="007C2A7B" w:rsidP="00A978A9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 w:rsidRPr="007B5763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243D16" w:rsidRPr="007B5763">
        <w:rPr>
          <w:sz w:val="26"/>
          <w:szCs w:val="26"/>
        </w:rPr>
        <w:t>Основание и предпосылки реализации</w:t>
      </w:r>
      <w:r w:rsidR="00484CD4">
        <w:rPr>
          <w:sz w:val="26"/>
          <w:szCs w:val="26"/>
        </w:rPr>
        <w:t xml:space="preserve"> инвестиционного</w:t>
      </w:r>
      <w:r w:rsidR="00243D16" w:rsidRPr="007B5763">
        <w:rPr>
          <w:sz w:val="26"/>
          <w:szCs w:val="26"/>
        </w:rPr>
        <w:t xml:space="preserve"> проект</w:t>
      </w:r>
      <w:r w:rsidR="00484CD4">
        <w:rPr>
          <w:sz w:val="26"/>
          <w:szCs w:val="26"/>
        </w:rPr>
        <w:t>а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602B6">
        <w:rPr>
          <w:sz w:val="26"/>
          <w:szCs w:val="26"/>
        </w:rPr>
        <w:t>приводится о</w:t>
      </w:r>
      <w:r w:rsidR="00827511" w:rsidRPr="00827511">
        <w:rPr>
          <w:sz w:val="26"/>
          <w:szCs w:val="26"/>
        </w:rPr>
        <w:t>писание сложившейся ситуации, которой обуславливается необходимость реализации проекта</w:t>
      </w:r>
      <w:r w:rsidR="00971A2C">
        <w:rPr>
          <w:sz w:val="26"/>
          <w:szCs w:val="26"/>
        </w:rPr>
        <w:t>.</w:t>
      </w:r>
      <w:r w:rsidR="00DD37B5">
        <w:rPr>
          <w:sz w:val="26"/>
          <w:szCs w:val="26"/>
        </w:rPr>
        <w:t xml:space="preserve"> </w:t>
      </w:r>
      <w:r w:rsidR="00B90E99">
        <w:rPr>
          <w:sz w:val="26"/>
          <w:szCs w:val="26"/>
        </w:rPr>
        <w:t xml:space="preserve">Приводится описание истории </w:t>
      </w:r>
      <w:r w:rsidR="00151036">
        <w:rPr>
          <w:sz w:val="26"/>
          <w:szCs w:val="26"/>
        </w:rPr>
        <w:t>ИП</w:t>
      </w:r>
      <w:r w:rsidR="00B90E99">
        <w:rPr>
          <w:sz w:val="26"/>
          <w:szCs w:val="26"/>
        </w:rPr>
        <w:t xml:space="preserve">, </w:t>
      </w:r>
      <w:r w:rsidR="00B90E99" w:rsidRPr="0051008F">
        <w:rPr>
          <w:sz w:val="26"/>
          <w:szCs w:val="26"/>
        </w:rPr>
        <w:t>начиная с момент</w:t>
      </w:r>
      <w:r w:rsidR="00B90E99">
        <w:rPr>
          <w:sz w:val="26"/>
          <w:szCs w:val="26"/>
        </w:rPr>
        <w:t xml:space="preserve">а появления идеи его создания, </w:t>
      </w:r>
      <w:r w:rsidR="00B90E99" w:rsidRPr="00405B0B">
        <w:rPr>
          <w:sz w:val="26"/>
          <w:szCs w:val="26"/>
        </w:rPr>
        <w:t xml:space="preserve">о наличии и результатах ранее проведенных исследований и изыскательских работ, которые </w:t>
      </w:r>
      <w:r w:rsidR="00F22589">
        <w:rPr>
          <w:sz w:val="26"/>
          <w:szCs w:val="26"/>
        </w:rPr>
        <w:t xml:space="preserve">были или </w:t>
      </w:r>
      <w:r w:rsidR="00B90E99" w:rsidRPr="00405B0B">
        <w:rPr>
          <w:sz w:val="26"/>
          <w:szCs w:val="26"/>
        </w:rPr>
        <w:t xml:space="preserve">могут быть использованы при разработке данного </w:t>
      </w:r>
      <w:r w:rsidR="00151036">
        <w:rPr>
          <w:sz w:val="26"/>
          <w:szCs w:val="26"/>
        </w:rPr>
        <w:t>ИП</w:t>
      </w:r>
      <w:r w:rsidR="00B90E99" w:rsidRPr="00405B0B">
        <w:rPr>
          <w:sz w:val="26"/>
          <w:szCs w:val="26"/>
        </w:rPr>
        <w:t>.</w:t>
      </w:r>
    </w:p>
    <w:p w:rsidR="0029308C" w:rsidRPr="009D2C16" w:rsidRDefault="007C2A7B" w:rsidP="0029308C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726F49">
        <w:rPr>
          <w:sz w:val="26"/>
          <w:szCs w:val="26"/>
        </w:rPr>
        <w:t>одр</w:t>
      </w:r>
      <w:r w:rsidR="00414BE2" w:rsidRPr="002B066C">
        <w:rPr>
          <w:sz w:val="26"/>
          <w:szCs w:val="26"/>
        </w:rPr>
        <w:t>аздел</w:t>
      </w:r>
      <w:r w:rsidR="00A978A9">
        <w:rPr>
          <w:sz w:val="26"/>
          <w:szCs w:val="26"/>
        </w:rPr>
        <w:t>е</w:t>
      </w:r>
      <w:r w:rsidR="00F2791A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414BE2" w:rsidRPr="00726F49">
        <w:rPr>
          <w:sz w:val="26"/>
          <w:szCs w:val="26"/>
        </w:rPr>
        <w:t>Содержание проекта»</w:t>
      </w:r>
      <w:r>
        <w:rPr>
          <w:sz w:val="26"/>
          <w:szCs w:val="26"/>
        </w:rPr>
        <w:t xml:space="preserve"> </w:t>
      </w:r>
      <w:r w:rsidR="00F44AD8">
        <w:rPr>
          <w:sz w:val="26"/>
          <w:szCs w:val="26"/>
        </w:rPr>
        <w:t>описыва</w:t>
      </w:r>
      <w:r w:rsidR="00B37F91">
        <w:rPr>
          <w:sz w:val="26"/>
          <w:szCs w:val="26"/>
        </w:rPr>
        <w:t>е</w:t>
      </w:r>
      <w:r w:rsidR="00F44AD8">
        <w:rPr>
          <w:sz w:val="26"/>
          <w:szCs w:val="26"/>
        </w:rPr>
        <w:t xml:space="preserve">тся </w:t>
      </w:r>
      <w:r w:rsidR="0088658B">
        <w:rPr>
          <w:sz w:val="26"/>
          <w:szCs w:val="26"/>
        </w:rPr>
        <w:t xml:space="preserve">продукт </w:t>
      </w:r>
      <w:r w:rsidR="00151036">
        <w:rPr>
          <w:sz w:val="26"/>
          <w:szCs w:val="26"/>
        </w:rPr>
        <w:t>ИП</w:t>
      </w:r>
      <w:r w:rsidR="00F44AD8">
        <w:rPr>
          <w:sz w:val="26"/>
          <w:szCs w:val="26"/>
        </w:rPr>
        <w:t xml:space="preserve">, </w:t>
      </w:r>
      <w:r w:rsidR="0088658B">
        <w:rPr>
          <w:sz w:val="26"/>
          <w:szCs w:val="26"/>
        </w:rPr>
        <w:t>который</w:t>
      </w:r>
      <w:r w:rsidR="00E7103E">
        <w:rPr>
          <w:sz w:val="26"/>
          <w:szCs w:val="26"/>
        </w:rPr>
        <w:t xml:space="preserve"> долж</w:t>
      </w:r>
      <w:r w:rsidR="001B3F2F">
        <w:rPr>
          <w:sz w:val="26"/>
          <w:szCs w:val="26"/>
        </w:rPr>
        <w:t>е</w:t>
      </w:r>
      <w:r w:rsidR="00E7103E">
        <w:rPr>
          <w:sz w:val="26"/>
          <w:szCs w:val="26"/>
        </w:rPr>
        <w:t>н быт</w:t>
      </w:r>
      <w:r w:rsidR="0088658B">
        <w:rPr>
          <w:sz w:val="26"/>
          <w:szCs w:val="26"/>
        </w:rPr>
        <w:t>ь получен</w:t>
      </w:r>
      <w:r w:rsidR="00E7103E">
        <w:rPr>
          <w:sz w:val="26"/>
          <w:szCs w:val="26"/>
        </w:rPr>
        <w:t xml:space="preserve"> при реализации проекта и работы</w:t>
      </w:r>
      <w:r w:rsidR="00BC1972">
        <w:rPr>
          <w:sz w:val="26"/>
          <w:szCs w:val="26"/>
        </w:rPr>
        <w:t>,</w:t>
      </w:r>
      <w:r w:rsidR="00E7103E">
        <w:rPr>
          <w:sz w:val="26"/>
          <w:szCs w:val="26"/>
        </w:rPr>
        <w:t xml:space="preserve"> </w:t>
      </w:r>
      <w:r w:rsidR="00BC1972">
        <w:rPr>
          <w:sz w:val="26"/>
          <w:szCs w:val="26"/>
        </w:rPr>
        <w:t>которые должны быть выполнены</w:t>
      </w:r>
      <w:r w:rsidR="00E7103E">
        <w:rPr>
          <w:sz w:val="26"/>
          <w:szCs w:val="26"/>
        </w:rPr>
        <w:t xml:space="preserve">, чтобы получить </w:t>
      </w:r>
      <w:r w:rsidR="0088658B">
        <w:rPr>
          <w:sz w:val="26"/>
          <w:szCs w:val="26"/>
        </w:rPr>
        <w:t>этот продукт</w:t>
      </w:r>
      <w:r w:rsidR="003D2B07">
        <w:rPr>
          <w:sz w:val="26"/>
          <w:szCs w:val="26"/>
        </w:rPr>
        <w:t>.</w:t>
      </w:r>
      <w:r w:rsidR="0029308C" w:rsidRPr="009D2C16">
        <w:rPr>
          <w:sz w:val="26"/>
          <w:szCs w:val="26"/>
        </w:rPr>
        <w:t xml:space="preserve"> </w:t>
      </w:r>
    </w:p>
    <w:p w:rsidR="00E87B8C" w:rsidRPr="00532DCC" w:rsidRDefault="00312A59" w:rsidP="00E87B8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Указываются</w:t>
      </w:r>
      <w:r w:rsidR="00E87B8C" w:rsidRPr="00532DCC">
        <w:rPr>
          <w:sz w:val="26"/>
          <w:szCs w:val="26"/>
        </w:rPr>
        <w:t xml:space="preserve"> следующие сведения</w:t>
      </w:r>
      <w:r>
        <w:rPr>
          <w:sz w:val="26"/>
          <w:szCs w:val="26"/>
        </w:rPr>
        <w:t xml:space="preserve"> о продукте </w:t>
      </w:r>
      <w:r w:rsidR="00151036">
        <w:rPr>
          <w:sz w:val="26"/>
          <w:szCs w:val="26"/>
        </w:rPr>
        <w:t>ИП</w:t>
      </w:r>
      <w:r w:rsidR="00E87B8C" w:rsidRPr="00532DCC">
        <w:rPr>
          <w:sz w:val="26"/>
          <w:szCs w:val="26"/>
        </w:rPr>
        <w:t>: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н</w:t>
      </w:r>
      <w:r w:rsidRPr="000B61D2">
        <w:rPr>
          <w:sz w:val="26"/>
          <w:szCs w:val="26"/>
        </w:rPr>
        <w:t xml:space="preserve">аименование </w:t>
      </w:r>
      <w:r w:rsidR="00BC1972">
        <w:rPr>
          <w:sz w:val="26"/>
          <w:szCs w:val="26"/>
        </w:rPr>
        <w:t>продукта</w:t>
      </w:r>
      <w:r w:rsidRPr="000B61D2">
        <w:rPr>
          <w:sz w:val="26"/>
          <w:szCs w:val="26"/>
        </w:rPr>
        <w:t xml:space="preserve">, </w:t>
      </w:r>
      <w:r>
        <w:rPr>
          <w:sz w:val="26"/>
          <w:szCs w:val="26"/>
        </w:rPr>
        <w:t>его</w:t>
      </w:r>
      <w:r w:rsidRPr="000B61D2">
        <w:rPr>
          <w:sz w:val="26"/>
          <w:szCs w:val="26"/>
        </w:rPr>
        <w:t xml:space="preserve"> назначение и потребительские свойства;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0B61D2">
        <w:rPr>
          <w:sz w:val="26"/>
          <w:szCs w:val="26"/>
        </w:rPr>
        <w:t>сновные технические характеристики</w:t>
      </w:r>
      <w:r>
        <w:rPr>
          <w:sz w:val="26"/>
          <w:szCs w:val="26"/>
        </w:rPr>
        <w:t xml:space="preserve"> продукта</w:t>
      </w:r>
      <w:r w:rsidRPr="000B61D2">
        <w:rPr>
          <w:sz w:val="26"/>
          <w:szCs w:val="26"/>
        </w:rPr>
        <w:t>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а</w:t>
      </w:r>
      <w:r w:rsidRPr="000B61D2">
        <w:rPr>
          <w:sz w:val="26"/>
          <w:szCs w:val="26"/>
        </w:rPr>
        <w:t>нализ себестоимости единицы продук</w:t>
      </w:r>
      <w:r w:rsidR="00646375">
        <w:rPr>
          <w:sz w:val="26"/>
          <w:szCs w:val="26"/>
        </w:rPr>
        <w:t>та</w:t>
      </w:r>
      <w:r w:rsidR="00F22589">
        <w:rPr>
          <w:sz w:val="26"/>
          <w:szCs w:val="26"/>
        </w:rPr>
        <w:t xml:space="preserve"> (себестоимость единицы продукта формируется с учётом требований приложения </w:t>
      </w:r>
      <w:r w:rsidR="00430983">
        <w:rPr>
          <w:sz w:val="26"/>
          <w:szCs w:val="26"/>
        </w:rPr>
        <w:t>Б</w:t>
      </w:r>
      <w:r w:rsidR="00F22589">
        <w:rPr>
          <w:sz w:val="26"/>
          <w:szCs w:val="26"/>
        </w:rPr>
        <w:t>)</w:t>
      </w:r>
      <w:r w:rsidRPr="000B61D2">
        <w:rPr>
          <w:sz w:val="26"/>
          <w:szCs w:val="26"/>
        </w:rPr>
        <w:t>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к</w:t>
      </w:r>
      <w:r w:rsidRPr="000B61D2">
        <w:rPr>
          <w:sz w:val="26"/>
          <w:szCs w:val="26"/>
        </w:rPr>
        <w:t>онкурентные преимущества продук</w:t>
      </w:r>
      <w:r w:rsidR="00646375">
        <w:rPr>
          <w:sz w:val="26"/>
          <w:szCs w:val="26"/>
        </w:rPr>
        <w:t>та</w:t>
      </w:r>
      <w:r w:rsidR="003D2B07">
        <w:rPr>
          <w:sz w:val="26"/>
          <w:szCs w:val="26"/>
        </w:rPr>
        <w:t>;</w:t>
      </w:r>
    </w:p>
    <w:p w:rsidR="00E87B8C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т</w:t>
      </w:r>
      <w:r w:rsidRPr="000B61D2">
        <w:rPr>
          <w:sz w:val="26"/>
          <w:szCs w:val="26"/>
        </w:rPr>
        <w:t>ребования к проду</w:t>
      </w:r>
      <w:r w:rsidR="00AA704F">
        <w:rPr>
          <w:sz w:val="26"/>
          <w:szCs w:val="26"/>
        </w:rPr>
        <w:t xml:space="preserve">кту, </w:t>
      </w:r>
      <w:r w:rsidRPr="000B61D2">
        <w:rPr>
          <w:sz w:val="26"/>
          <w:szCs w:val="26"/>
        </w:rPr>
        <w:t>установленные</w:t>
      </w:r>
      <w:r w:rsidR="00B5604B">
        <w:rPr>
          <w:sz w:val="26"/>
          <w:szCs w:val="26"/>
        </w:rPr>
        <w:t xml:space="preserve"> потребителем, </w:t>
      </w:r>
      <w:r w:rsidR="00B37F91">
        <w:rPr>
          <w:sz w:val="26"/>
          <w:szCs w:val="26"/>
        </w:rPr>
        <w:t>действующим законодательством.</w:t>
      </w:r>
    </w:p>
    <w:p w:rsidR="00B37F91" w:rsidRPr="000B61D2" w:rsidRDefault="005412E7" w:rsidP="00683068">
      <w:pPr>
        <w:pStyle w:val="aff3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Устанавливаются</w:t>
      </w:r>
      <w:r w:rsidR="00151F06">
        <w:rPr>
          <w:sz w:val="26"/>
          <w:szCs w:val="26"/>
        </w:rPr>
        <w:t xml:space="preserve"> требования к </w:t>
      </w:r>
      <w:r w:rsidR="00151036">
        <w:rPr>
          <w:sz w:val="26"/>
          <w:szCs w:val="26"/>
        </w:rPr>
        <w:t>ИП</w:t>
      </w:r>
      <w:r w:rsidR="00151F06">
        <w:rPr>
          <w:sz w:val="26"/>
          <w:szCs w:val="26"/>
        </w:rPr>
        <w:t xml:space="preserve"> со стороны </w:t>
      </w:r>
      <w:r w:rsidR="00B5604B">
        <w:rPr>
          <w:sz w:val="26"/>
          <w:szCs w:val="26"/>
        </w:rPr>
        <w:t>пользователя</w:t>
      </w:r>
      <w:r w:rsidR="00151F06">
        <w:rPr>
          <w:sz w:val="26"/>
          <w:szCs w:val="26"/>
        </w:rPr>
        <w:t xml:space="preserve">, других заинтересованных </w:t>
      </w:r>
      <w:r w:rsidR="004160E6">
        <w:rPr>
          <w:sz w:val="26"/>
          <w:szCs w:val="26"/>
        </w:rPr>
        <w:t xml:space="preserve">сторон </w:t>
      </w:r>
      <w:r w:rsidR="00151036">
        <w:rPr>
          <w:sz w:val="26"/>
          <w:szCs w:val="26"/>
        </w:rPr>
        <w:t>ИП</w:t>
      </w:r>
      <w:r w:rsidR="004160E6">
        <w:rPr>
          <w:sz w:val="26"/>
          <w:szCs w:val="26"/>
        </w:rPr>
        <w:t>, а также законодательства и нормативных актов</w:t>
      </w:r>
      <w:r w:rsidR="00683068">
        <w:rPr>
          <w:sz w:val="26"/>
          <w:szCs w:val="26"/>
        </w:rPr>
        <w:t>.</w:t>
      </w:r>
    </w:p>
    <w:p w:rsidR="009C2E7E" w:rsidRDefault="005412E7" w:rsidP="000C6065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Определяется иерархическая структура работ</w:t>
      </w:r>
      <w:r w:rsidR="00673B29">
        <w:rPr>
          <w:sz w:val="26"/>
          <w:szCs w:val="26"/>
        </w:rPr>
        <w:t xml:space="preserve"> </w:t>
      </w:r>
      <w:r w:rsidR="00C10693">
        <w:rPr>
          <w:sz w:val="26"/>
          <w:szCs w:val="26"/>
        </w:rPr>
        <w:t xml:space="preserve">для обеспечения реализации </w:t>
      </w:r>
      <w:r w:rsidR="00FF57F0">
        <w:rPr>
          <w:sz w:val="26"/>
          <w:szCs w:val="26"/>
        </w:rPr>
        <w:t>ИП</w:t>
      </w:r>
      <w:r w:rsidR="00C10693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683068" w:rsidRDefault="00683068" w:rsidP="000C6065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Указываются лица из состава руководства инициатора, ответственные за разработку и реализацию отдельных разделов проекта, а также работники инициатора, непосредственно, разрабатывающие отдельные разделы (с указанием контактных телефонов, адресов электронной почты и иных средств связи).</w:t>
      </w:r>
    </w:p>
    <w:p w:rsidR="00813855" w:rsidRDefault="007C2A7B" w:rsidP="007C2A7B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8A79D4">
        <w:rPr>
          <w:sz w:val="26"/>
          <w:szCs w:val="26"/>
        </w:rPr>
        <w:t xml:space="preserve">Связь </w:t>
      </w:r>
      <w:r w:rsidR="00B6335E">
        <w:rPr>
          <w:sz w:val="26"/>
          <w:szCs w:val="26"/>
        </w:rPr>
        <w:t xml:space="preserve">инвестиционного </w:t>
      </w:r>
      <w:r w:rsidR="008A79D4">
        <w:rPr>
          <w:sz w:val="26"/>
          <w:szCs w:val="26"/>
        </w:rPr>
        <w:t>проекта со стратегическими документами</w:t>
      </w:r>
      <w:r w:rsidR="008A79D4" w:rsidRPr="00551C85">
        <w:rPr>
          <w:sz w:val="26"/>
          <w:szCs w:val="26"/>
        </w:rPr>
        <w:t xml:space="preserve"> Концерна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>о</w:t>
      </w:r>
      <w:r w:rsidR="00813855" w:rsidRPr="00CA3E13">
        <w:rPr>
          <w:sz w:val="26"/>
          <w:szCs w:val="26"/>
        </w:rPr>
        <w:t>писывается</w:t>
      </w:r>
      <w:r w:rsidR="00813855" w:rsidRPr="00D42049">
        <w:rPr>
          <w:strike/>
          <w:sz w:val="26"/>
          <w:szCs w:val="26"/>
        </w:rPr>
        <w:t>,</w:t>
      </w:r>
      <w:r w:rsidR="00813855" w:rsidRPr="00CA3E13"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 xml:space="preserve">на обеспечение каких стратегических целей Концерна направленна реализация </w:t>
      </w:r>
      <w:r w:rsidR="006B31A9">
        <w:rPr>
          <w:sz w:val="26"/>
          <w:szCs w:val="26"/>
        </w:rPr>
        <w:t>ИП</w:t>
      </w:r>
      <w:r w:rsidR="00813855">
        <w:rPr>
          <w:sz w:val="26"/>
          <w:szCs w:val="26"/>
        </w:rPr>
        <w:t xml:space="preserve">, </w:t>
      </w:r>
      <w:r w:rsidR="00813855" w:rsidRPr="00CA3E13">
        <w:rPr>
          <w:sz w:val="26"/>
          <w:szCs w:val="26"/>
        </w:rPr>
        <w:t xml:space="preserve">в рамках какого мероприятия ДПР </w:t>
      </w:r>
      <w:r w:rsidR="00813855">
        <w:rPr>
          <w:sz w:val="26"/>
          <w:szCs w:val="26"/>
        </w:rPr>
        <w:t>(ДПР</w:t>
      </w:r>
      <w:r w:rsidR="00813855" w:rsidRPr="00CA3E13">
        <w:rPr>
          <w:sz w:val="26"/>
          <w:szCs w:val="26"/>
        </w:rPr>
        <w:t xml:space="preserve"> ДО</w:t>
      </w:r>
      <w:r w:rsidR="00813855">
        <w:rPr>
          <w:sz w:val="26"/>
          <w:szCs w:val="26"/>
        </w:rPr>
        <w:t>)</w:t>
      </w:r>
      <w:r w:rsidR="00813855" w:rsidRPr="00CA3E13"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 xml:space="preserve">планируется реализовать </w:t>
      </w:r>
      <w:r w:rsidR="007264E5">
        <w:rPr>
          <w:sz w:val="26"/>
          <w:szCs w:val="26"/>
        </w:rPr>
        <w:t>ИП</w:t>
      </w:r>
      <w:r w:rsidR="00813855">
        <w:rPr>
          <w:sz w:val="26"/>
          <w:szCs w:val="26"/>
        </w:rPr>
        <w:t>.</w:t>
      </w:r>
    </w:p>
    <w:p w:rsidR="008A79D4" w:rsidRDefault="007C2A7B" w:rsidP="00EC6679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>
        <w:rPr>
          <w:sz w:val="26"/>
          <w:szCs w:val="26"/>
        </w:rPr>
        <w:t>одраздел</w:t>
      </w:r>
      <w:r w:rsidR="00CC1BE7"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8A79D4" w:rsidRPr="00551C85">
        <w:rPr>
          <w:sz w:val="26"/>
          <w:szCs w:val="26"/>
        </w:rPr>
        <w:t>Связанные проекты и программы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345B25">
        <w:rPr>
          <w:sz w:val="26"/>
          <w:szCs w:val="26"/>
        </w:rPr>
        <w:t>дается о</w:t>
      </w:r>
      <w:r w:rsidR="008A79D4" w:rsidRPr="00551C85">
        <w:rPr>
          <w:sz w:val="26"/>
          <w:szCs w:val="26"/>
        </w:rPr>
        <w:t xml:space="preserve">писание связей проекта с проектами </w:t>
      </w:r>
      <w:r w:rsidR="0057410C">
        <w:rPr>
          <w:sz w:val="26"/>
          <w:szCs w:val="26"/>
        </w:rPr>
        <w:t>и</w:t>
      </w:r>
      <w:r w:rsidR="008A79D4" w:rsidRPr="00551C85">
        <w:rPr>
          <w:sz w:val="26"/>
          <w:szCs w:val="26"/>
        </w:rPr>
        <w:t xml:space="preserve"> программами внутри ДО или с проектами/программами других ДО и Концерна с указанием связи целей проекта с реализа</w:t>
      </w:r>
      <w:r w:rsidR="008A79D4">
        <w:rPr>
          <w:sz w:val="26"/>
          <w:szCs w:val="26"/>
        </w:rPr>
        <w:t>цией данных проектов</w:t>
      </w:r>
      <w:r w:rsidR="00D8477A">
        <w:rPr>
          <w:sz w:val="26"/>
          <w:szCs w:val="26"/>
        </w:rPr>
        <w:t xml:space="preserve"> и</w:t>
      </w:r>
      <w:r w:rsidR="00D8477A" w:rsidRPr="00D8477A">
        <w:rPr>
          <w:sz w:val="26"/>
          <w:szCs w:val="26"/>
        </w:rPr>
        <w:t xml:space="preserve"> </w:t>
      </w:r>
      <w:r w:rsidR="00D8477A">
        <w:rPr>
          <w:sz w:val="26"/>
          <w:szCs w:val="26"/>
        </w:rPr>
        <w:t>программ</w:t>
      </w:r>
      <w:r w:rsidR="008A79D4">
        <w:rPr>
          <w:sz w:val="26"/>
          <w:szCs w:val="26"/>
        </w:rPr>
        <w:t>.</w:t>
      </w:r>
    </w:p>
    <w:p w:rsidR="00360FA6" w:rsidRPr="002C4006" w:rsidRDefault="002C4006" w:rsidP="00F70E85">
      <w:pPr>
        <w:numPr>
          <w:ilvl w:val="3"/>
          <w:numId w:val="33"/>
        </w:numPr>
        <w:tabs>
          <w:tab w:val="num" w:pos="0"/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2C4006">
        <w:rPr>
          <w:sz w:val="26"/>
          <w:szCs w:val="26"/>
        </w:rPr>
        <w:t>В р</w:t>
      </w:r>
      <w:r w:rsidR="00F70E85" w:rsidRPr="002C4006">
        <w:rPr>
          <w:sz w:val="26"/>
          <w:szCs w:val="26"/>
        </w:rPr>
        <w:t>аздел</w:t>
      </w:r>
      <w:r w:rsidRPr="002C4006">
        <w:rPr>
          <w:sz w:val="26"/>
          <w:szCs w:val="26"/>
        </w:rPr>
        <w:t>е</w:t>
      </w:r>
      <w:r w:rsidR="00F70E85" w:rsidRPr="00F70E85">
        <w:t xml:space="preserve"> </w:t>
      </w:r>
      <w:r w:rsidR="00192D53" w:rsidRPr="00CA7B6F">
        <w:t>«</w:t>
      </w:r>
      <w:r w:rsidR="004F69F3" w:rsidRPr="00431F13">
        <w:rPr>
          <w:rFonts w:eastAsia="Calibri"/>
          <w:b/>
          <w:sz w:val="26"/>
          <w:szCs w:val="26"/>
          <w:lang w:eastAsia="en-US"/>
        </w:rPr>
        <w:t>Цели, задачи и</w:t>
      </w:r>
      <w:r w:rsidR="00F70E85" w:rsidRPr="00431F13">
        <w:rPr>
          <w:rFonts w:eastAsia="Calibri"/>
          <w:b/>
          <w:sz w:val="26"/>
          <w:szCs w:val="26"/>
          <w:lang w:eastAsia="en-US"/>
        </w:rPr>
        <w:t xml:space="preserve"> показатели выполнения целей</w:t>
      </w:r>
      <w:r w:rsidR="003E0804" w:rsidRPr="00431F13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="00F70E85" w:rsidRPr="00431F13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F70E85" w:rsidRPr="00CA7B6F">
        <w:rPr>
          <w:sz w:val="26"/>
          <w:szCs w:val="26"/>
        </w:rPr>
        <w:t>»</w:t>
      </w:r>
      <w:r w:rsidRPr="002C4006">
        <w:rPr>
          <w:sz w:val="26"/>
          <w:szCs w:val="26"/>
        </w:rPr>
        <w:t xml:space="preserve"> </w:t>
      </w:r>
      <w:r w:rsidR="004A7637" w:rsidRPr="002C4006">
        <w:rPr>
          <w:sz w:val="26"/>
          <w:szCs w:val="26"/>
        </w:rPr>
        <w:t>устанавливаются</w:t>
      </w:r>
      <w:r w:rsidR="00360FA6" w:rsidRPr="002C4006">
        <w:rPr>
          <w:sz w:val="26"/>
          <w:szCs w:val="26"/>
        </w:rPr>
        <w:t>:</w:t>
      </w:r>
    </w:p>
    <w:p w:rsidR="00360FA6" w:rsidRPr="001F372E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 xml:space="preserve">цели реализации </w:t>
      </w:r>
      <w:r w:rsidR="006B31A9">
        <w:rPr>
          <w:sz w:val="26"/>
          <w:szCs w:val="26"/>
        </w:rPr>
        <w:t>ИП</w:t>
      </w:r>
      <w:r w:rsidR="00F70E85" w:rsidRPr="001F372E">
        <w:rPr>
          <w:sz w:val="26"/>
          <w:szCs w:val="26"/>
        </w:rPr>
        <w:t xml:space="preserve"> (среди целей нео</w:t>
      </w:r>
      <w:r w:rsidRPr="001F372E">
        <w:rPr>
          <w:sz w:val="26"/>
          <w:szCs w:val="26"/>
        </w:rPr>
        <w:t>бходимо выделить основную цель);</w:t>
      </w:r>
    </w:p>
    <w:p w:rsidR="00360FA6" w:rsidRPr="001F372E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F372E">
        <w:rPr>
          <w:sz w:val="26"/>
          <w:szCs w:val="26"/>
        </w:rPr>
        <w:t>-</w:t>
      </w:r>
      <w:r w:rsidRPr="001F372E"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>задачи, которые нужно решить для достижения целей</w:t>
      </w:r>
      <w:r w:rsidRPr="001F372E">
        <w:rPr>
          <w:sz w:val="26"/>
          <w:szCs w:val="26"/>
        </w:rPr>
        <w:t>;</w:t>
      </w:r>
    </w:p>
    <w:p w:rsidR="00360FA6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F372E">
        <w:rPr>
          <w:sz w:val="26"/>
          <w:szCs w:val="26"/>
        </w:rPr>
        <w:t>-</w:t>
      </w:r>
      <w:r w:rsidRPr="001F372E"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 xml:space="preserve">основные мероприятия для выполнения </w:t>
      </w:r>
      <w:r w:rsidR="005959EF" w:rsidRPr="001F372E">
        <w:rPr>
          <w:sz w:val="26"/>
          <w:szCs w:val="26"/>
        </w:rPr>
        <w:t xml:space="preserve">этих </w:t>
      </w:r>
      <w:r w:rsidR="00F70E85" w:rsidRPr="001F372E">
        <w:rPr>
          <w:sz w:val="26"/>
          <w:szCs w:val="26"/>
        </w:rPr>
        <w:t>зада</w:t>
      </w:r>
      <w:r w:rsidR="005959EF" w:rsidRPr="001F372E">
        <w:rPr>
          <w:sz w:val="26"/>
          <w:szCs w:val="26"/>
        </w:rPr>
        <w:t>ч</w:t>
      </w:r>
      <w:r w:rsidRPr="001F372E">
        <w:rPr>
          <w:sz w:val="26"/>
          <w:szCs w:val="26"/>
        </w:rPr>
        <w:t>;</w:t>
      </w:r>
    </w:p>
    <w:p w:rsidR="00F70E85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КПЭ</w:t>
      </w:r>
      <w:r w:rsidR="005959EF" w:rsidRPr="005959EF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5959EF">
        <w:rPr>
          <w:sz w:val="26"/>
          <w:szCs w:val="26"/>
        </w:rPr>
        <w:t>, которые</w:t>
      </w:r>
      <w:r w:rsidR="005959EF" w:rsidRPr="005959EF">
        <w:rPr>
          <w:sz w:val="26"/>
          <w:szCs w:val="26"/>
        </w:rPr>
        <w:t xml:space="preserve"> должны быть увязаны с целями</w:t>
      </w:r>
      <w:r w:rsidR="00F63C02">
        <w:rPr>
          <w:sz w:val="26"/>
          <w:szCs w:val="26"/>
        </w:rPr>
        <w:t>, задачами и мероприятиями</w:t>
      </w:r>
      <w:r w:rsidR="005959EF" w:rsidRPr="005959EF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5959EF">
        <w:rPr>
          <w:sz w:val="26"/>
          <w:szCs w:val="26"/>
        </w:rPr>
        <w:t>.</w:t>
      </w:r>
    </w:p>
    <w:p w:rsidR="005959EF" w:rsidRDefault="005959EF" w:rsidP="00360FA6">
      <w:pPr>
        <w:tabs>
          <w:tab w:val="num" w:pos="0"/>
          <w:tab w:val="left" w:pos="1418"/>
          <w:tab w:val="left" w:pos="15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333D36">
        <w:rPr>
          <w:sz w:val="26"/>
          <w:szCs w:val="26"/>
        </w:rPr>
        <w:t xml:space="preserve">Рекомендуемые </w:t>
      </w:r>
      <w:r w:rsidR="00360FA6">
        <w:rPr>
          <w:sz w:val="26"/>
          <w:szCs w:val="26"/>
        </w:rPr>
        <w:t>КПЭ</w:t>
      </w:r>
      <w:r w:rsidRPr="00333D36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>
        <w:rPr>
          <w:sz w:val="26"/>
          <w:szCs w:val="26"/>
        </w:rPr>
        <w:t xml:space="preserve"> приведены в </w:t>
      </w:r>
      <w:r w:rsidR="0003639E">
        <w:rPr>
          <w:sz w:val="26"/>
          <w:szCs w:val="26"/>
        </w:rPr>
        <w:t xml:space="preserve">приложении </w:t>
      </w:r>
      <w:r w:rsidR="008C2445" w:rsidRPr="00430983">
        <w:rPr>
          <w:sz w:val="26"/>
          <w:szCs w:val="26"/>
        </w:rPr>
        <w:t>Ж</w:t>
      </w:r>
      <w:r w:rsidRPr="00B5604B">
        <w:rPr>
          <w:sz w:val="26"/>
          <w:szCs w:val="26"/>
        </w:rPr>
        <w:t>.</w:t>
      </w:r>
    </w:p>
    <w:p w:rsidR="00344F57" w:rsidRDefault="00360FA6" w:rsidP="00344F57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360FA6">
        <w:rPr>
          <w:sz w:val="26"/>
          <w:szCs w:val="26"/>
        </w:rPr>
        <w:t xml:space="preserve">Для </w:t>
      </w:r>
      <w:r w:rsidR="006B31A9">
        <w:rPr>
          <w:sz w:val="26"/>
          <w:szCs w:val="26"/>
        </w:rPr>
        <w:t>ИП</w:t>
      </w:r>
      <w:r w:rsidRPr="00360FA6">
        <w:rPr>
          <w:sz w:val="26"/>
          <w:szCs w:val="26"/>
        </w:rPr>
        <w:t xml:space="preserve"> с финансовой отдачей</w:t>
      </w:r>
      <w:r w:rsidR="00344F57" w:rsidRPr="00344F57">
        <w:rPr>
          <w:sz w:val="26"/>
          <w:szCs w:val="26"/>
        </w:rPr>
        <w:t xml:space="preserve"> </w:t>
      </w:r>
      <w:r w:rsidR="00344F57">
        <w:rPr>
          <w:sz w:val="26"/>
          <w:szCs w:val="26"/>
        </w:rPr>
        <w:t xml:space="preserve">в обязательном порядке </w:t>
      </w:r>
      <w:r w:rsidR="001F4E41">
        <w:rPr>
          <w:sz w:val="26"/>
          <w:szCs w:val="26"/>
        </w:rPr>
        <w:t>устанавливается</w:t>
      </w:r>
      <w:r w:rsidR="00344F57">
        <w:rPr>
          <w:sz w:val="26"/>
          <w:szCs w:val="26"/>
        </w:rPr>
        <w:t xml:space="preserve"> КПЭ – показатели инвестиционной эффективности</w:t>
      </w:r>
      <w:r w:rsidR="001F4E41">
        <w:rPr>
          <w:sz w:val="26"/>
          <w:szCs w:val="26"/>
        </w:rPr>
        <w:t xml:space="preserve"> (ЧДД, </w:t>
      </w:r>
      <w:r w:rsidR="001F4E41">
        <w:rPr>
          <w:sz w:val="26"/>
          <w:szCs w:val="26"/>
          <w:lang w:val="en-US"/>
        </w:rPr>
        <w:t>DPP</w:t>
      </w:r>
      <w:r w:rsidR="001F4E41" w:rsidRPr="001F4E41">
        <w:rPr>
          <w:sz w:val="26"/>
          <w:szCs w:val="26"/>
        </w:rPr>
        <w:t xml:space="preserve">, </w:t>
      </w:r>
      <w:r w:rsidR="001F4E41">
        <w:rPr>
          <w:sz w:val="26"/>
          <w:szCs w:val="26"/>
          <w:lang w:val="en-US"/>
        </w:rPr>
        <w:t>PI</w:t>
      </w:r>
      <w:r w:rsidR="001F4E41">
        <w:rPr>
          <w:sz w:val="26"/>
          <w:szCs w:val="26"/>
        </w:rPr>
        <w:t xml:space="preserve">, </w:t>
      </w:r>
      <w:r w:rsidR="001F4E41">
        <w:rPr>
          <w:sz w:val="26"/>
          <w:szCs w:val="26"/>
          <w:lang w:val="en-US"/>
        </w:rPr>
        <w:t>IRR</w:t>
      </w:r>
      <w:r w:rsidR="005164D2">
        <w:rPr>
          <w:sz w:val="26"/>
          <w:szCs w:val="26"/>
        </w:rPr>
        <w:t>)</w:t>
      </w:r>
      <w:r w:rsidR="001F4E41">
        <w:rPr>
          <w:sz w:val="26"/>
          <w:szCs w:val="26"/>
        </w:rPr>
        <w:t>.</w:t>
      </w:r>
    </w:p>
    <w:p w:rsidR="00D35C66" w:rsidRDefault="009A256C" w:rsidP="00D35C66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9A256C">
        <w:rPr>
          <w:sz w:val="26"/>
          <w:szCs w:val="26"/>
        </w:rPr>
        <w:t>В р</w:t>
      </w:r>
      <w:r w:rsidR="00F70E85" w:rsidRPr="009A256C">
        <w:rPr>
          <w:sz w:val="26"/>
          <w:szCs w:val="26"/>
        </w:rPr>
        <w:t>аздел</w:t>
      </w:r>
      <w:r>
        <w:rPr>
          <w:sz w:val="26"/>
          <w:szCs w:val="26"/>
        </w:rPr>
        <w:t>е</w:t>
      </w:r>
      <w:r w:rsidR="00192D53" w:rsidRPr="009A256C">
        <w:rPr>
          <w:sz w:val="26"/>
          <w:szCs w:val="26"/>
        </w:rPr>
        <w:t xml:space="preserve"> </w:t>
      </w:r>
      <w:r w:rsidR="00192D53">
        <w:t>«</w:t>
      </w:r>
      <w:r w:rsidR="00F70E85" w:rsidRPr="009A256C">
        <w:rPr>
          <w:rFonts w:eastAsia="Calibri"/>
          <w:b/>
          <w:sz w:val="26"/>
          <w:szCs w:val="26"/>
          <w:lang w:eastAsia="en-US"/>
        </w:rPr>
        <w:t>Анализ рынка и стратегия маркетинга</w:t>
      </w:r>
      <w:r w:rsidR="00F70E85" w:rsidRPr="009A256C">
        <w:rPr>
          <w:sz w:val="26"/>
          <w:szCs w:val="26"/>
        </w:rPr>
        <w:t>»</w:t>
      </w:r>
      <w:r w:rsidRPr="009A256C">
        <w:rPr>
          <w:sz w:val="26"/>
          <w:szCs w:val="26"/>
        </w:rPr>
        <w:t xml:space="preserve"> </w:t>
      </w:r>
      <w:r w:rsidR="004A7637" w:rsidRPr="009A256C">
        <w:rPr>
          <w:sz w:val="26"/>
          <w:szCs w:val="26"/>
        </w:rPr>
        <w:t>описывается</w:t>
      </w:r>
      <w:r w:rsidR="00D35C66" w:rsidRPr="009A256C">
        <w:rPr>
          <w:sz w:val="26"/>
          <w:szCs w:val="26"/>
        </w:rPr>
        <w:t xml:space="preserve"> текуще</w:t>
      </w:r>
      <w:r w:rsidR="004A7637" w:rsidRPr="009A256C">
        <w:rPr>
          <w:sz w:val="26"/>
          <w:szCs w:val="26"/>
        </w:rPr>
        <w:t>е</w:t>
      </w:r>
      <w:r w:rsidR="00D35C66" w:rsidRPr="009A256C">
        <w:rPr>
          <w:sz w:val="26"/>
          <w:szCs w:val="26"/>
        </w:rPr>
        <w:t xml:space="preserve"> и прогнозно</w:t>
      </w:r>
      <w:r w:rsidR="004A7637" w:rsidRPr="009A256C">
        <w:rPr>
          <w:sz w:val="26"/>
          <w:szCs w:val="26"/>
        </w:rPr>
        <w:t>е</w:t>
      </w:r>
      <w:r w:rsidR="00D35C66" w:rsidRPr="009A256C">
        <w:rPr>
          <w:sz w:val="26"/>
          <w:szCs w:val="26"/>
        </w:rPr>
        <w:t xml:space="preserve"> состояни</w:t>
      </w:r>
      <w:r w:rsidR="004A7637" w:rsidRPr="009A256C">
        <w:rPr>
          <w:sz w:val="26"/>
          <w:szCs w:val="26"/>
        </w:rPr>
        <w:t>е</w:t>
      </w:r>
      <w:r w:rsidR="00B5604B" w:rsidRPr="009A256C">
        <w:rPr>
          <w:sz w:val="26"/>
          <w:szCs w:val="26"/>
        </w:rPr>
        <w:t xml:space="preserve"> рынка</w:t>
      </w:r>
      <w:r w:rsidR="00D73EB3" w:rsidRPr="009A256C">
        <w:rPr>
          <w:sz w:val="26"/>
          <w:szCs w:val="26"/>
        </w:rPr>
        <w:t xml:space="preserve"> </w:t>
      </w:r>
      <w:r w:rsidR="00D35C66" w:rsidRPr="009A256C">
        <w:rPr>
          <w:sz w:val="26"/>
          <w:szCs w:val="26"/>
        </w:rPr>
        <w:t>сведения</w:t>
      </w:r>
      <w:r w:rsidR="00B5604B" w:rsidRPr="009A256C">
        <w:rPr>
          <w:sz w:val="26"/>
          <w:szCs w:val="26"/>
        </w:rPr>
        <w:t xml:space="preserve"> о</w:t>
      </w:r>
      <w:r w:rsidR="00D35C66" w:rsidRPr="009A256C">
        <w:rPr>
          <w:sz w:val="26"/>
          <w:szCs w:val="26"/>
        </w:rPr>
        <w:t xml:space="preserve"> конкурентах, товарах-заменителях, план продаж, </w:t>
      </w:r>
      <w:r w:rsidR="00373CE2" w:rsidRPr="009A256C">
        <w:rPr>
          <w:sz w:val="26"/>
          <w:szCs w:val="26"/>
        </w:rPr>
        <w:t xml:space="preserve">возможные </w:t>
      </w:r>
      <w:r w:rsidR="00D35C66" w:rsidRPr="009A256C">
        <w:rPr>
          <w:sz w:val="26"/>
          <w:szCs w:val="26"/>
        </w:rPr>
        <w:t>мероприятия по стимулированию продаж.</w:t>
      </w:r>
    </w:p>
    <w:p w:rsidR="00880C81" w:rsidRDefault="00880C81" w:rsidP="00880C81">
      <w:pPr>
        <w:tabs>
          <w:tab w:val="left" w:pos="1560"/>
          <w:tab w:val="left" w:pos="4820"/>
          <w:tab w:val="left" w:pos="8364"/>
        </w:tabs>
        <w:ind w:firstLine="680"/>
        <w:jc w:val="both"/>
        <w:rPr>
          <w:sz w:val="26"/>
          <w:szCs w:val="26"/>
        </w:rPr>
      </w:pPr>
      <w:r w:rsidRPr="00880C81">
        <w:rPr>
          <w:sz w:val="26"/>
          <w:szCs w:val="26"/>
        </w:rPr>
        <w:t>Подготовка указанного раздела осуществляется для ИП, результатом которых является выпуск ПГН и ПДН.</w:t>
      </w:r>
    </w:p>
    <w:p w:rsidR="00880C81" w:rsidRDefault="00880C81" w:rsidP="00880C81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2862FD">
        <w:rPr>
          <w:sz w:val="26"/>
          <w:szCs w:val="26"/>
        </w:rPr>
        <w:t>Р</w:t>
      </w:r>
      <w:r>
        <w:rPr>
          <w:sz w:val="26"/>
          <w:szCs w:val="26"/>
        </w:rPr>
        <w:t xml:space="preserve">аздел </w:t>
      </w:r>
      <w:r w:rsidRPr="00C214CE">
        <w:rPr>
          <w:sz w:val="26"/>
          <w:szCs w:val="26"/>
        </w:rPr>
        <w:t>«</w:t>
      </w:r>
      <w:r w:rsidRPr="000404E9">
        <w:rPr>
          <w:b/>
          <w:sz w:val="26"/>
          <w:szCs w:val="26"/>
        </w:rPr>
        <w:t>Анализ рынка и стратегия маркетинга</w:t>
      </w:r>
      <w:r w:rsidRPr="00DF2D41">
        <w:rPr>
          <w:sz w:val="26"/>
          <w:szCs w:val="26"/>
        </w:rPr>
        <w:t>»</w:t>
      </w:r>
      <w:r>
        <w:rPr>
          <w:sz w:val="26"/>
          <w:szCs w:val="26"/>
        </w:rPr>
        <w:t xml:space="preserve"> включает в себя</w:t>
      </w:r>
      <w:r w:rsidR="004377E9">
        <w:rPr>
          <w:sz w:val="26"/>
          <w:szCs w:val="26"/>
        </w:rPr>
        <w:t>:</w:t>
      </w:r>
    </w:p>
    <w:p w:rsidR="008F3F00" w:rsidRPr="00F96DF4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A52916">
        <w:rPr>
          <w:sz w:val="26"/>
          <w:szCs w:val="26"/>
        </w:rPr>
        <w:t>Описание рынка продукции</w:t>
      </w:r>
      <w:r>
        <w:rPr>
          <w:sz w:val="26"/>
          <w:szCs w:val="26"/>
        </w:rPr>
        <w:t>»;</w:t>
      </w:r>
    </w:p>
    <w:p w:rsidR="008F3F00" w:rsidRPr="00F96DF4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A52916">
        <w:rPr>
          <w:sz w:val="26"/>
          <w:szCs w:val="26"/>
        </w:rPr>
        <w:t>Сведения о конкурентах и товарах-заменителях</w:t>
      </w:r>
      <w:r w:rsidRPr="00F96DF4">
        <w:rPr>
          <w:sz w:val="26"/>
          <w:szCs w:val="26"/>
        </w:rPr>
        <w:t>»;</w:t>
      </w:r>
    </w:p>
    <w:p w:rsidR="008F3F00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A52916">
        <w:rPr>
          <w:sz w:val="26"/>
          <w:szCs w:val="26"/>
        </w:rPr>
        <w:t>План продаж, мероприятия по стимулированию продаж</w:t>
      </w:r>
      <w:r>
        <w:rPr>
          <w:sz w:val="26"/>
          <w:szCs w:val="26"/>
        </w:rPr>
        <w:t>».</w:t>
      </w:r>
    </w:p>
    <w:p w:rsidR="00880C8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Подраздел «Описание рынка продукции» включает в себя </w:t>
      </w:r>
      <w:r w:rsidRPr="00D77B3A">
        <w:rPr>
          <w:sz w:val="26"/>
          <w:szCs w:val="26"/>
        </w:rPr>
        <w:t>объем рынка продукта,</w:t>
      </w:r>
      <w:r>
        <w:rPr>
          <w:sz w:val="26"/>
          <w:szCs w:val="26"/>
        </w:rPr>
        <w:t xml:space="preserve"> его</w:t>
      </w:r>
      <w:r w:rsidRPr="00D77B3A">
        <w:rPr>
          <w:sz w:val="26"/>
          <w:szCs w:val="26"/>
        </w:rPr>
        <w:t xml:space="preserve"> динамик</w:t>
      </w:r>
      <w:r>
        <w:rPr>
          <w:sz w:val="26"/>
          <w:szCs w:val="26"/>
        </w:rPr>
        <w:t>у</w:t>
      </w:r>
      <w:r w:rsidRPr="00D77B3A">
        <w:rPr>
          <w:sz w:val="26"/>
          <w:szCs w:val="26"/>
        </w:rPr>
        <w:t>, тенденции развития</w:t>
      </w:r>
      <w:r>
        <w:rPr>
          <w:sz w:val="26"/>
          <w:szCs w:val="26"/>
        </w:rPr>
        <w:t xml:space="preserve">, </w:t>
      </w:r>
      <w:r w:rsidRPr="00D77B3A">
        <w:rPr>
          <w:sz w:val="26"/>
          <w:szCs w:val="26"/>
        </w:rPr>
        <w:t>анализ потребительских сегментов, приоритетные целевые сегменты</w:t>
      </w:r>
    </w:p>
    <w:p w:rsidR="00880C8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Подраздел «Сведения о конкурентах и товарах заменителях» приводится </w:t>
      </w:r>
      <w:r w:rsidRPr="00D77B3A">
        <w:rPr>
          <w:sz w:val="26"/>
          <w:szCs w:val="26"/>
        </w:rPr>
        <w:t>конкурентный анализ по</w:t>
      </w:r>
      <w:r>
        <w:rPr>
          <w:sz w:val="26"/>
          <w:szCs w:val="26"/>
        </w:rPr>
        <w:t xml:space="preserve"> п</w:t>
      </w:r>
      <w:r w:rsidRPr="00D77B3A">
        <w:rPr>
          <w:sz w:val="26"/>
          <w:szCs w:val="26"/>
        </w:rPr>
        <w:t>родуктовым направлениям</w:t>
      </w:r>
      <w:r>
        <w:rPr>
          <w:sz w:val="26"/>
          <w:szCs w:val="26"/>
        </w:rPr>
        <w:t>.</w:t>
      </w:r>
    </w:p>
    <w:p w:rsidR="00880C81" w:rsidRPr="00DF2D4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Подраздел «</w:t>
      </w:r>
      <w:r w:rsidRPr="00A52916">
        <w:rPr>
          <w:sz w:val="26"/>
          <w:szCs w:val="26"/>
        </w:rPr>
        <w:t>План продаж, мероприятия по стимулированию продаж»</w:t>
      </w:r>
      <w:r>
        <w:rPr>
          <w:sz w:val="26"/>
          <w:szCs w:val="26"/>
        </w:rPr>
        <w:t xml:space="preserve"> указывается торговое предложение по продукту, </w:t>
      </w:r>
      <w:r w:rsidRPr="00D77B3A">
        <w:rPr>
          <w:sz w:val="26"/>
          <w:szCs w:val="26"/>
        </w:rPr>
        <w:t>концепци</w:t>
      </w:r>
      <w:r>
        <w:rPr>
          <w:sz w:val="26"/>
          <w:szCs w:val="26"/>
        </w:rPr>
        <w:t>я</w:t>
      </w:r>
      <w:r w:rsidRPr="00D77B3A">
        <w:rPr>
          <w:sz w:val="26"/>
          <w:szCs w:val="26"/>
        </w:rPr>
        <w:t xml:space="preserve"> продукта, карты позиционирования продукта</w:t>
      </w:r>
      <w:r>
        <w:rPr>
          <w:sz w:val="26"/>
          <w:szCs w:val="26"/>
        </w:rPr>
        <w:t xml:space="preserve">, </w:t>
      </w:r>
      <w:r w:rsidRPr="00D77B3A">
        <w:rPr>
          <w:sz w:val="26"/>
          <w:szCs w:val="26"/>
        </w:rPr>
        <w:t>ассортиментн</w:t>
      </w:r>
      <w:r>
        <w:rPr>
          <w:sz w:val="26"/>
          <w:szCs w:val="26"/>
        </w:rPr>
        <w:t>ая</w:t>
      </w:r>
      <w:r w:rsidRPr="00D77B3A">
        <w:rPr>
          <w:sz w:val="26"/>
          <w:szCs w:val="26"/>
        </w:rPr>
        <w:t>/продуктов</w:t>
      </w:r>
      <w:r>
        <w:rPr>
          <w:sz w:val="26"/>
          <w:szCs w:val="26"/>
        </w:rPr>
        <w:t xml:space="preserve">ая линейка, </w:t>
      </w:r>
      <w:r w:rsidRPr="00D77B3A">
        <w:rPr>
          <w:sz w:val="26"/>
          <w:szCs w:val="26"/>
        </w:rPr>
        <w:t xml:space="preserve">план маркетингового продвижения </w:t>
      </w:r>
      <w:r w:rsidRPr="00D77B3A">
        <w:rPr>
          <w:sz w:val="26"/>
          <w:szCs w:val="26"/>
        </w:rPr>
        <w:lastRenderedPageBreak/>
        <w:t>продукта, предварительная оценка затрат на продвижение</w:t>
      </w:r>
      <w:r>
        <w:rPr>
          <w:sz w:val="26"/>
          <w:szCs w:val="26"/>
        </w:rPr>
        <w:t>, оценка объемов продаж продукта (план продаж).</w:t>
      </w:r>
    </w:p>
    <w:p w:rsidR="006063DD" w:rsidRDefault="009A256C" w:rsidP="00A85B28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9A256C">
        <w:rPr>
          <w:sz w:val="26"/>
          <w:szCs w:val="26"/>
        </w:rPr>
        <w:t>В р</w:t>
      </w:r>
      <w:r w:rsidR="00F70E85" w:rsidRPr="009A256C">
        <w:rPr>
          <w:sz w:val="26"/>
          <w:szCs w:val="26"/>
        </w:rPr>
        <w:t>аздел</w:t>
      </w:r>
      <w:r w:rsidRPr="009A256C">
        <w:rPr>
          <w:sz w:val="26"/>
          <w:szCs w:val="26"/>
        </w:rPr>
        <w:t>е</w:t>
      </w:r>
      <w:r w:rsidR="00F70E85" w:rsidRPr="009A256C">
        <w:rPr>
          <w:b/>
          <w:sz w:val="26"/>
          <w:szCs w:val="26"/>
        </w:rPr>
        <w:t xml:space="preserve"> </w:t>
      </w:r>
      <w:r w:rsidR="00792710" w:rsidRPr="0027469B">
        <w:rPr>
          <w:sz w:val="26"/>
          <w:szCs w:val="26"/>
        </w:rPr>
        <w:t>«</w:t>
      </w:r>
      <w:r w:rsidR="00F70E85" w:rsidRPr="009A256C">
        <w:rPr>
          <w:b/>
          <w:sz w:val="26"/>
          <w:szCs w:val="26"/>
        </w:rPr>
        <w:t>Планирование реализации</w:t>
      </w:r>
      <w:r w:rsidR="003E0804" w:rsidRPr="009A256C">
        <w:rPr>
          <w:b/>
          <w:sz w:val="26"/>
          <w:szCs w:val="26"/>
        </w:rPr>
        <w:t xml:space="preserve"> инвестиционного</w:t>
      </w:r>
      <w:r w:rsidR="00F70E85" w:rsidRPr="009A256C">
        <w:rPr>
          <w:b/>
          <w:sz w:val="26"/>
          <w:szCs w:val="26"/>
        </w:rPr>
        <w:t xml:space="preserve"> проекта</w:t>
      </w:r>
      <w:r w:rsidR="00F70E85" w:rsidRPr="009A256C">
        <w:rPr>
          <w:sz w:val="26"/>
          <w:szCs w:val="26"/>
        </w:rPr>
        <w:t>»</w:t>
      </w:r>
      <w:r w:rsidR="006063DD" w:rsidRPr="009A256C">
        <w:rPr>
          <w:sz w:val="26"/>
          <w:szCs w:val="26"/>
        </w:rPr>
        <w:t xml:space="preserve"> приводится</w:t>
      </w:r>
      <w:r w:rsidR="007B03AA">
        <w:rPr>
          <w:sz w:val="26"/>
          <w:szCs w:val="26"/>
        </w:rPr>
        <w:t xml:space="preserve"> состав работ инвестиционного проекта и</w:t>
      </w:r>
      <w:r w:rsidR="006063DD" w:rsidRPr="009A256C">
        <w:rPr>
          <w:sz w:val="26"/>
          <w:szCs w:val="26"/>
        </w:rPr>
        <w:t xml:space="preserve"> календарный график реализации проекта.</w:t>
      </w:r>
      <w:r w:rsidR="00E509EB" w:rsidRPr="009A256C">
        <w:rPr>
          <w:sz w:val="26"/>
          <w:szCs w:val="26"/>
        </w:rPr>
        <w:t xml:space="preserve"> Для крупных и особо крупных проектов в обязательном порядке дополнительно формируются сетевые графики реализации проекта.</w:t>
      </w:r>
    </w:p>
    <w:p w:rsidR="00C34B0A" w:rsidRDefault="00070B77" w:rsidP="00070B77">
      <w:pPr>
        <w:numPr>
          <w:ilvl w:val="3"/>
          <w:numId w:val="33"/>
        </w:numPr>
        <w:tabs>
          <w:tab w:val="left" w:pos="1701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070B77">
        <w:rPr>
          <w:b/>
          <w:sz w:val="26"/>
          <w:szCs w:val="26"/>
        </w:rPr>
        <w:t>«Планирование реализации инвестиционного проекта»</w:t>
      </w:r>
      <w:r>
        <w:rPr>
          <w:sz w:val="26"/>
          <w:szCs w:val="26"/>
        </w:rPr>
        <w:t xml:space="preserve"> </w:t>
      </w:r>
      <w:r w:rsidR="007B03AA">
        <w:rPr>
          <w:sz w:val="26"/>
          <w:szCs w:val="26"/>
        </w:rPr>
        <w:t>состоит</w:t>
      </w:r>
      <w:r w:rsidR="00C34B0A">
        <w:rPr>
          <w:sz w:val="26"/>
          <w:szCs w:val="26"/>
        </w:rPr>
        <w:t xml:space="preserve"> из следующих подразделов:</w:t>
      </w:r>
    </w:p>
    <w:p w:rsidR="00DB6CA5" w:rsidRPr="00F96DF4" w:rsidRDefault="00DB6CA5" w:rsidP="00DB6CA5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</w:rPr>
        <w:t xml:space="preserve">Состав работ </w:t>
      </w:r>
      <w:r w:rsidRPr="00B82F55">
        <w:rPr>
          <w:rFonts w:eastAsia="Calibri"/>
          <w:sz w:val="26"/>
          <w:szCs w:val="26"/>
          <w:lang w:eastAsia="en-US"/>
        </w:rPr>
        <w:t>инвестиционного</w:t>
      </w:r>
      <w:r w:rsidRPr="00B82F55">
        <w:rPr>
          <w:rFonts w:eastAsia="Calibri"/>
          <w:sz w:val="26"/>
          <w:szCs w:val="26"/>
        </w:rPr>
        <w:t xml:space="preserve"> проекта</w:t>
      </w:r>
      <w:r>
        <w:rPr>
          <w:sz w:val="26"/>
          <w:szCs w:val="26"/>
        </w:rPr>
        <w:t>»;</w:t>
      </w:r>
    </w:p>
    <w:p w:rsidR="00DB6CA5" w:rsidRPr="00F96DF4" w:rsidRDefault="00DB6CA5" w:rsidP="00DB6CA5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</w:rPr>
        <w:t>Календарный график реализации</w:t>
      </w:r>
      <w:r>
        <w:rPr>
          <w:rFonts w:eastAsia="Calibri"/>
          <w:sz w:val="26"/>
          <w:szCs w:val="26"/>
        </w:rPr>
        <w:t xml:space="preserve"> инвестиционного </w:t>
      </w:r>
      <w:r w:rsidRPr="005C552E">
        <w:rPr>
          <w:rFonts w:eastAsia="Calibri"/>
          <w:sz w:val="26"/>
          <w:szCs w:val="26"/>
        </w:rPr>
        <w:t>проекта</w:t>
      </w:r>
      <w:r w:rsidRPr="00F96DF4">
        <w:rPr>
          <w:sz w:val="26"/>
          <w:szCs w:val="26"/>
        </w:rPr>
        <w:t>»;</w:t>
      </w:r>
    </w:p>
    <w:p w:rsidR="007B03AA" w:rsidRDefault="007B03AA" w:rsidP="00FC22B2">
      <w:pPr>
        <w:tabs>
          <w:tab w:val="left" w:pos="1560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«Состав работ инвестиционного проекта»</w:t>
      </w:r>
      <w:r w:rsidR="005F2BEC">
        <w:rPr>
          <w:sz w:val="26"/>
          <w:szCs w:val="26"/>
        </w:rPr>
        <w:t xml:space="preserve"> дается перечень работ инвестиционного проекта с </w:t>
      </w:r>
      <w:r w:rsidR="00844E05">
        <w:rPr>
          <w:sz w:val="26"/>
          <w:szCs w:val="26"/>
        </w:rPr>
        <w:t>основными</w:t>
      </w:r>
      <w:r w:rsidR="005F2BEC">
        <w:rPr>
          <w:sz w:val="26"/>
          <w:szCs w:val="26"/>
        </w:rPr>
        <w:t xml:space="preserve"> характеристиками.</w:t>
      </w:r>
    </w:p>
    <w:p w:rsidR="007B03AA" w:rsidRDefault="007B03AA" w:rsidP="00FC22B2">
      <w:pPr>
        <w:tabs>
          <w:tab w:val="left" w:pos="1560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«</w:t>
      </w:r>
      <w:r w:rsidRPr="00B82F55">
        <w:rPr>
          <w:rFonts w:eastAsia="Calibri"/>
          <w:sz w:val="26"/>
          <w:szCs w:val="26"/>
        </w:rPr>
        <w:t>Календарный график реализации</w:t>
      </w:r>
      <w:r>
        <w:rPr>
          <w:rFonts w:eastAsia="Calibri"/>
          <w:sz w:val="26"/>
          <w:szCs w:val="26"/>
        </w:rPr>
        <w:t xml:space="preserve"> инвестиционного </w:t>
      </w:r>
      <w:r w:rsidRPr="005C552E">
        <w:rPr>
          <w:rFonts w:eastAsia="Calibri"/>
          <w:sz w:val="26"/>
          <w:szCs w:val="26"/>
        </w:rPr>
        <w:t>проекта</w:t>
      </w:r>
      <w:r>
        <w:rPr>
          <w:rFonts w:eastAsia="Calibri"/>
          <w:sz w:val="26"/>
          <w:szCs w:val="26"/>
        </w:rPr>
        <w:t xml:space="preserve">» </w:t>
      </w:r>
      <w:r w:rsidRPr="009A256C">
        <w:rPr>
          <w:sz w:val="26"/>
          <w:szCs w:val="26"/>
        </w:rPr>
        <w:t>приводится календарный график реализации проекта с обоснованием точки завершения проекта (на расчётный период) в соответствии с таблицей 2 (приложение Д)</w:t>
      </w:r>
      <w:r>
        <w:rPr>
          <w:sz w:val="26"/>
          <w:szCs w:val="26"/>
        </w:rPr>
        <w:t xml:space="preserve">. </w:t>
      </w:r>
    </w:p>
    <w:p w:rsidR="001E2CAE" w:rsidRDefault="009A256C" w:rsidP="00D9789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A33EF">
        <w:rPr>
          <w:sz w:val="26"/>
          <w:szCs w:val="26"/>
        </w:rPr>
        <w:t>Основная цель р</w:t>
      </w:r>
      <w:r w:rsidR="00F70E85" w:rsidRPr="005A33EF">
        <w:rPr>
          <w:sz w:val="26"/>
          <w:szCs w:val="26"/>
        </w:rPr>
        <w:t>аздел</w:t>
      </w:r>
      <w:r w:rsidRPr="005A33EF">
        <w:rPr>
          <w:sz w:val="26"/>
          <w:szCs w:val="26"/>
        </w:rPr>
        <w:t>а</w:t>
      </w:r>
      <w:r w:rsidR="00F70E85" w:rsidRPr="005A33EF">
        <w:rPr>
          <w:sz w:val="26"/>
          <w:szCs w:val="26"/>
        </w:rPr>
        <w:t xml:space="preserve"> </w:t>
      </w:r>
      <w:r w:rsidR="00792710" w:rsidRPr="0027469B">
        <w:rPr>
          <w:sz w:val="26"/>
          <w:szCs w:val="26"/>
        </w:rPr>
        <w:t>«</w:t>
      </w:r>
      <w:r w:rsidR="00F70E85" w:rsidRPr="008225BB">
        <w:rPr>
          <w:b/>
          <w:sz w:val="26"/>
          <w:szCs w:val="26"/>
        </w:rPr>
        <w:t xml:space="preserve">Ресурсное обеспечение </w:t>
      </w:r>
      <w:r w:rsidR="004C4B0B" w:rsidRPr="008225BB">
        <w:rPr>
          <w:b/>
          <w:sz w:val="26"/>
          <w:szCs w:val="26"/>
        </w:rPr>
        <w:t xml:space="preserve">инвестиционного </w:t>
      </w:r>
      <w:r w:rsidR="00F70E85" w:rsidRPr="008225BB">
        <w:rPr>
          <w:b/>
          <w:sz w:val="26"/>
          <w:szCs w:val="26"/>
        </w:rPr>
        <w:t>проекта</w:t>
      </w:r>
      <w:r w:rsidR="00F70E85" w:rsidRPr="0027469B">
        <w:rPr>
          <w:sz w:val="26"/>
          <w:szCs w:val="26"/>
        </w:rPr>
        <w:t>»</w:t>
      </w:r>
      <w:r w:rsidR="005A33EF" w:rsidRPr="0027469B">
        <w:rPr>
          <w:sz w:val="26"/>
          <w:szCs w:val="26"/>
        </w:rPr>
        <w:t xml:space="preserve"> -</w:t>
      </w:r>
      <w:r w:rsidR="005A33EF" w:rsidRPr="005A33EF">
        <w:rPr>
          <w:sz w:val="26"/>
          <w:szCs w:val="26"/>
        </w:rPr>
        <w:t xml:space="preserve"> </w:t>
      </w:r>
      <w:r w:rsidR="002C38F7" w:rsidRPr="005A33EF">
        <w:rPr>
          <w:sz w:val="26"/>
          <w:szCs w:val="26"/>
        </w:rPr>
        <w:t>дать описание имеющихся ресурсов, которые могут быть задействованы для реализации проекта, определить потребность в дополнительных ресурсах и внешних исполните</w:t>
      </w:r>
      <w:r w:rsidR="002C09B0" w:rsidRPr="005A33EF">
        <w:rPr>
          <w:sz w:val="26"/>
          <w:szCs w:val="26"/>
        </w:rPr>
        <w:t>лях отдельных работ и услуг.</w:t>
      </w:r>
    </w:p>
    <w:p w:rsidR="008225BB" w:rsidRDefault="008225BB" w:rsidP="00D9789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613E66">
        <w:rPr>
          <w:sz w:val="26"/>
          <w:szCs w:val="26"/>
        </w:rPr>
        <w:t>«</w:t>
      </w:r>
      <w:r w:rsidRPr="00CA7B6F">
        <w:rPr>
          <w:b/>
          <w:sz w:val="26"/>
          <w:szCs w:val="26"/>
        </w:rPr>
        <w:t>Ресурсное обеспечение инвестиционного проекта</w:t>
      </w:r>
      <w:r w:rsidRPr="00613E66">
        <w:rPr>
          <w:sz w:val="26"/>
          <w:szCs w:val="26"/>
        </w:rPr>
        <w:t>»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со</w:t>
      </w:r>
      <w:r w:rsidR="00AA6D44">
        <w:rPr>
          <w:sz w:val="26"/>
          <w:szCs w:val="26"/>
        </w:rPr>
        <w:t>с</w:t>
      </w:r>
      <w:r>
        <w:rPr>
          <w:sz w:val="26"/>
          <w:szCs w:val="26"/>
        </w:rPr>
        <w:t xml:space="preserve">тоит из следующих подразделов: </w:t>
      </w:r>
    </w:p>
    <w:p w:rsidR="0030717B" w:rsidRPr="00F96DF4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Внеоборотные активы</w:t>
      </w:r>
      <w:r>
        <w:rPr>
          <w:sz w:val="26"/>
          <w:szCs w:val="26"/>
        </w:rPr>
        <w:t>»;</w:t>
      </w:r>
    </w:p>
    <w:p w:rsidR="0030717B" w:rsidRPr="00F96DF4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Производственные ресурсы</w:t>
      </w:r>
      <w:r w:rsidRPr="00F96DF4"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Персонал</w:t>
      </w:r>
      <w:r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«Необходимые </w:t>
      </w:r>
      <w:r w:rsidRPr="0039104C">
        <w:rPr>
          <w:sz w:val="26"/>
          <w:szCs w:val="26"/>
        </w:rPr>
        <w:t>лицензи</w:t>
      </w:r>
      <w:r>
        <w:rPr>
          <w:sz w:val="26"/>
          <w:szCs w:val="26"/>
        </w:rPr>
        <w:t xml:space="preserve">и и </w:t>
      </w:r>
      <w:r w:rsidRPr="006F38A1">
        <w:rPr>
          <w:sz w:val="26"/>
          <w:szCs w:val="26"/>
        </w:rPr>
        <w:t>разрешительны</w:t>
      </w:r>
      <w:r>
        <w:rPr>
          <w:sz w:val="26"/>
          <w:szCs w:val="26"/>
        </w:rPr>
        <w:t>е</w:t>
      </w:r>
      <w:r w:rsidRPr="006F38A1">
        <w:rPr>
          <w:sz w:val="26"/>
          <w:szCs w:val="26"/>
        </w:rPr>
        <w:t xml:space="preserve"> документ</w:t>
      </w:r>
      <w:r>
        <w:rPr>
          <w:sz w:val="26"/>
          <w:szCs w:val="26"/>
        </w:rPr>
        <w:t>ы».</w:t>
      </w:r>
    </w:p>
    <w:p w:rsidR="006063DD" w:rsidRPr="0039104C" w:rsidRDefault="005A33EF" w:rsidP="008225BB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6063DD" w:rsidRPr="0039104C">
        <w:rPr>
          <w:sz w:val="26"/>
          <w:szCs w:val="26"/>
        </w:rPr>
        <w:t>Внеоборотные активы</w:t>
      </w:r>
      <w:r w:rsidR="002F5A55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225BB">
        <w:rPr>
          <w:sz w:val="26"/>
          <w:szCs w:val="26"/>
        </w:rPr>
        <w:t>указывается</w:t>
      </w:r>
      <w:r w:rsidR="002F5A55">
        <w:rPr>
          <w:sz w:val="26"/>
          <w:szCs w:val="26"/>
        </w:rPr>
        <w:t xml:space="preserve"> п</w:t>
      </w:r>
      <w:r w:rsidR="006063DD" w:rsidRPr="0039104C">
        <w:rPr>
          <w:sz w:val="26"/>
          <w:szCs w:val="26"/>
        </w:rPr>
        <w:t>еречень имеющихся внеоборотных активов, которые могут быть использованы для реализации</w:t>
      </w:r>
      <w:r w:rsidR="004C4B0B" w:rsidRPr="0095491E">
        <w:rPr>
          <w:rFonts w:eastAsia="Calibri"/>
          <w:sz w:val="26"/>
          <w:szCs w:val="26"/>
          <w:lang w:eastAsia="en-US"/>
        </w:rPr>
        <w:t xml:space="preserve"> </w:t>
      </w:r>
      <w:r w:rsidR="006B31A9">
        <w:rPr>
          <w:rFonts w:eastAsia="Calibri"/>
          <w:sz w:val="26"/>
          <w:szCs w:val="26"/>
          <w:lang w:eastAsia="en-US"/>
        </w:rPr>
        <w:t>ИП</w:t>
      </w:r>
      <w:r w:rsidR="006063DD" w:rsidRPr="0039104C">
        <w:rPr>
          <w:sz w:val="26"/>
          <w:szCs w:val="26"/>
        </w:rPr>
        <w:t>, с кратким описанием и указанием ограничений по использованию в рамках проекта.</w:t>
      </w:r>
    </w:p>
    <w:p w:rsidR="006063DD" w:rsidRPr="0039104C" w:rsidRDefault="005A33EF" w:rsidP="005164D2">
      <w:pPr>
        <w:pStyle w:val="afd"/>
        <w:ind w:firstLine="709"/>
        <w:rPr>
          <w:sz w:val="26"/>
          <w:szCs w:val="26"/>
        </w:rPr>
      </w:pPr>
      <w:r>
        <w:rPr>
          <w:sz w:val="26"/>
          <w:szCs w:val="26"/>
        </w:rPr>
        <w:t>В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6063DD" w:rsidRPr="0039104C">
        <w:rPr>
          <w:sz w:val="26"/>
          <w:szCs w:val="26"/>
        </w:rPr>
        <w:t>Производственные ресурсы</w:t>
      </w:r>
      <w:r w:rsidR="002F5A55">
        <w:rPr>
          <w:sz w:val="26"/>
          <w:szCs w:val="26"/>
        </w:rPr>
        <w:t>»</w:t>
      </w:r>
      <w:r w:rsidR="008225BB">
        <w:rPr>
          <w:sz w:val="26"/>
          <w:szCs w:val="26"/>
        </w:rPr>
        <w:t xml:space="preserve"> привод</w:t>
      </w:r>
      <w:r w:rsidR="00E275E7">
        <w:rPr>
          <w:sz w:val="26"/>
          <w:szCs w:val="26"/>
        </w:rPr>
        <w:t>я</w:t>
      </w:r>
      <w:r w:rsidR="008225BB">
        <w:rPr>
          <w:sz w:val="26"/>
          <w:szCs w:val="26"/>
        </w:rPr>
        <w:t>тся</w:t>
      </w:r>
      <w:r w:rsidR="00E275E7">
        <w:rPr>
          <w:sz w:val="26"/>
          <w:szCs w:val="26"/>
        </w:rPr>
        <w:t xml:space="preserve"> следующие сведения</w:t>
      </w:r>
      <w:r w:rsidR="00502505">
        <w:rPr>
          <w:sz w:val="26"/>
          <w:szCs w:val="26"/>
        </w:rPr>
        <w:t>:</w:t>
      </w:r>
    </w:p>
    <w:p w:rsidR="006241FE" w:rsidRPr="0039104C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 а</w:t>
      </w:r>
      <w:r w:rsidR="006241FE" w:rsidRPr="0039104C">
        <w:rPr>
          <w:sz w:val="26"/>
          <w:szCs w:val="26"/>
        </w:rPr>
        <w:t>нализ использования имеющихся запасов с</w:t>
      </w:r>
      <w:r w:rsidR="00923D79">
        <w:rPr>
          <w:sz w:val="26"/>
          <w:szCs w:val="26"/>
        </w:rPr>
        <w:t>ырья, материалов, комплектующих;</w:t>
      </w:r>
    </w:p>
    <w:p w:rsidR="006241FE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4F191C">
        <w:rPr>
          <w:sz w:val="26"/>
          <w:szCs w:val="26"/>
        </w:rPr>
        <w:t> </w:t>
      </w:r>
      <w:r>
        <w:rPr>
          <w:sz w:val="26"/>
          <w:szCs w:val="26"/>
        </w:rPr>
        <w:t>а</w:t>
      </w:r>
      <w:r w:rsidR="006241FE" w:rsidRPr="00841339">
        <w:rPr>
          <w:sz w:val="26"/>
          <w:szCs w:val="26"/>
        </w:rPr>
        <w:t>нализ возможностей самостоятельного производства необходимого сырья, материалов, энергии и комплектующих</w:t>
      </w:r>
      <w:r w:rsidR="00923D79">
        <w:rPr>
          <w:sz w:val="26"/>
          <w:szCs w:val="26"/>
        </w:rPr>
        <w:t>;</w:t>
      </w:r>
    </w:p>
    <w:p w:rsidR="006241FE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4F191C">
        <w:rPr>
          <w:sz w:val="26"/>
          <w:szCs w:val="26"/>
        </w:rPr>
        <w:t> </w:t>
      </w:r>
      <w:r>
        <w:rPr>
          <w:sz w:val="26"/>
          <w:szCs w:val="26"/>
        </w:rPr>
        <w:t>а</w:t>
      </w:r>
      <w:r w:rsidR="006241FE" w:rsidRPr="00841339">
        <w:rPr>
          <w:sz w:val="26"/>
          <w:szCs w:val="26"/>
        </w:rPr>
        <w:t>нализ имеющихся мощностей</w:t>
      </w:r>
      <w:r w:rsidR="00F53FB2">
        <w:rPr>
          <w:sz w:val="26"/>
          <w:szCs w:val="26"/>
        </w:rPr>
        <w:t xml:space="preserve"> энергетических ресурсов</w:t>
      </w:r>
      <w:r w:rsidR="006241FE" w:rsidRPr="00841339">
        <w:rPr>
          <w:sz w:val="26"/>
          <w:szCs w:val="26"/>
        </w:rPr>
        <w:t xml:space="preserve">, </w:t>
      </w:r>
      <w:r>
        <w:rPr>
          <w:sz w:val="26"/>
          <w:szCs w:val="26"/>
        </w:rPr>
        <w:t>с</w:t>
      </w:r>
      <w:r w:rsidR="00572801">
        <w:rPr>
          <w:sz w:val="26"/>
          <w:szCs w:val="26"/>
        </w:rPr>
        <w:t xml:space="preserve"> целью определения осуществимости </w:t>
      </w:r>
      <w:r w:rsidR="006B31A9">
        <w:rPr>
          <w:sz w:val="26"/>
          <w:szCs w:val="26"/>
        </w:rPr>
        <w:t>ИП</w:t>
      </w:r>
      <w:r w:rsidR="00923D79">
        <w:rPr>
          <w:sz w:val="26"/>
          <w:szCs w:val="26"/>
        </w:rPr>
        <w:t>.</w:t>
      </w:r>
      <w:r w:rsidR="00275A0F">
        <w:rPr>
          <w:sz w:val="26"/>
          <w:szCs w:val="26"/>
        </w:rPr>
        <w:t xml:space="preserve"> В случае отсутствия энергетически</w:t>
      </w:r>
      <w:r w:rsidR="005164D2">
        <w:rPr>
          <w:sz w:val="26"/>
          <w:szCs w:val="26"/>
        </w:rPr>
        <w:t>х</w:t>
      </w:r>
      <w:r w:rsidR="00275A0F">
        <w:rPr>
          <w:sz w:val="26"/>
          <w:szCs w:val="26"/>
        </w:rPr>
        <w:t xml:space="preserve"> ресурсов в необходимом количестве необходимо отразить результаты проработки вопроса в части получения от энергоснабжающих организаций технических условий присоединения для получения необходимого количества энергоресурсов. </w:t>
      </w:r>
    </w:p>
    <w:p w:rsidR="003B2A59" w:rsidRDefault="008225BB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Разработка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а</w:t>
      </w:r>
      <w:r w:rsidR="002F5A55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6063DD" w:rsidRPr="0039104C">
        <w:rPr>
          <w:sz w:val="26"/>
          <w:szCs w:val="26"/>
        </w:rPr>
        <w:t>Персонал</w:t>
      </w:r>
      <w:r w:rsidR="002F5A55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6063DD" w:rsidRPr="0039104C">
        <w:rPr>
          <w:sz w:val="26"/>
          <w:szCs w:val="26"/>
        </w:rPr>
        <w:t xml:space="preserve">производится при наличии </w:t>
      </w:r>
      <w:r w:rsidR="007A35BB">
        <w:rPr>
          <w:sz w:val="26"/>
          <w:szCs w:val="26"/>
        </w:rPr>
        <w:t xml:space="preserve">работ </w:t>
      </w:r>
      <w:r w:rsidR="006B31A9">
        <w:rPr>
          <w:sz w:val="26"/>
          <w:szCs w:val="26"/>
        </w:rPr>
        <w:t>ИП</w:t>
      </w:r>
      <w:r w:rsidR="006063DD" w:rsidRPr="0039104C">
        <w:rPr>
          <w:sz w:val="26"/>
          <w:szCs w:val="26"/>
        </w:rPr>
        <w:t>, выполняемых персоналом предприятия.</w:t>
      </w:r>
      <w:r w:rsidR="003B2A59">
        <w:rPr>
          <w:sz w:val="26"/>
          <w:szCs w:val="26"/>
        </w:rPr>
        <w:t xml:space="preserve"> </w:t>
      </w:r>
    </w:p>
    <w:p w:rsidR="00415BCD" w:rsidRPr="0039104C" w:rsidRDefault="003B2A59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н</w:t>
      </w:r>
      <w:r w:rsidR="00415BCD">
        <w:rPr>
          <w:sz w:val="26"/>
          <w:szCs w:val="26"/>
        </w:rPr>
        <w:t>еобходимо указать:</w:t>
      </w:r>
    </w:p>
    <w:p w:rsidR="006063DD" w:rsidRPr="0039104C" w:rsidRDefault="006063DD" w:rsidP="006B31A9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о</w:t>
      </w:r>
      <w:r w:rsidRPr="0039104C">
        <w:rPr>
          <w:sz w:val="26"/>
          <w:szCs w:val="26"/>
        </w:rPr>
        <w:t>писание</w:t>
      </w:r>
      <w:r>
        <w:rPr>
          <w:sz w:val="26"/>
          <w:szCs w:val="26"/>
        </w:rPr>
        <w:t xml:space="preserve"> и расчет количества</w:t>
      </w:r>
      <w:r w:rsidR="005164D2">
        <w:rPr>
          <w:sz w:val="26"/>
          <w:szCs w:val="26"/>
        </w:rPr>
        <w:t>,</w:t>
      </w:r>
      <w:r w:rsidRPr="0039104C">
        <w:rPr>
          <w:sz w:val="26"/>
          <w:szCs w:val="26"/>
        </w:rPr>
        <w:t xml:space="preserve"> состава</w:t>
      </w:r>
      <w:r w:rsidR="005164D2">
        <w:rPr>
          <w:sz w:val="26"/>
          <w:szCs w:val="26"/>
        </w:rPr>
        <w:t xml:space="preserve"> и квалификаци</w:t>
      </w:r>
      <w:r w:rsidR="007F07B8">
        <w:rPr>
          <w:sz w:val="26"/>
          <w:szCs w:val="26"/>
        </w:rPr>
        <w:t>и</w:t>
      </w:r>
      <w:r w:rsidRPr="0039104C">
        <w:rPr>
          <w:sz w:val="26"/>
          <w:szCs w:val="26"/>
        </w:rPr>
        <w:t xml:space="preserve"> </w:t>
      </w:r>
      <w:r>
        <w:rPr>
          <w:sz w:val="26"/>
          <w:szCs w:val="26"/>
        </w:rPr>
        <w:t>работников</w:t>
      </w:r>
      <w:r w:rsidRPr="0039104C">
        <w:rPr>
          <w:sz w:val="26"/>
          <w:szCs w:val="26"/>
        </w:rPr>
        <w:t xml:space="preserve">, необходимых для реализации </w:t>
      </w:r>
      <w:r w:rsidR="006B31A9">
        <w:rPr>
          <w:rFonts w:eastAsia="Calibri"/>
          <w:sz w:val="26"/>
          <w:szCs w:val="26"/>
          <w:lang w:eastAsia="en-US"/>
        </w:rPr>
        <w:t>ИП</w:t>
      </w:r>
      <w:r w:rsidRPr="0005682E">
        <w:rPr>
          <w:sz w:val="26"/>
          <w:szCs w:val="26"/>
        </w:rPr>
        <w:t>, которые могут быть использованы для реализации</w:t>
      </w:r>
      <w:r w:rsidR="004C4B0B" w:rsidRPr="0005682E">
        <w:rPr>
          <w:rFonts w:eastAsia="Calibri"/>
          <w:sz w:val="26"/>
          <w:szCs w:val="26"/>
          <w:lang w:eastAsia="en-US"/>
        </w:rPr>
        <w:t xml:space="preserve"> </w:t>
      </w:r>
      <w:r w:rsidR="006B31A9">
        <w:rPr>
          <w:rFonts w:eastAsia="Calibri"/>
          <w:sz w:val="26"/>
          <w:szCs w:val="26"/>
          <w:lang w:eastAsia="en-US"/>
        </w:rPr>
        <w:t>ИП</w:t>
      </w:r>
      <w:r>
        <w:rPr>
          <w:sz w:val="26"/>
          <w:szCs w:val="26"/>
        </w:rPr>
        <w:t>;</w:t>
      </w:r>
    </w:p>
    <w:p w:rsidR="006063DD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с</w:t>
      </w:r>
      <w:r w:rsidRPr="0039104C">
        <w:rPr>
          <w:sz w:val="26"/>
          <w:szCs w:val="26"/>
        </w:rPr>
        <w:t>истем</w:t>
      </w:r>
      <w:r w:rsidR="00415BCD">
        <w:rPr>
          <w:sz w:val="26"/>
          <w:szCs w:val="26"/>
        </w:rPr>
        <w:t>у</w:t>
      </w:r>
      <w:r w:rsidRPr="0039104C">
        <w:rPr>
          <w:sz w:val="26"/>
          <w:szCs w:val="26"/>
        </w:rPr>
        <w:t xml:space="preserve"> оплаты труда </w:t>
      </w:r>
      <w:r>
        <w:rPr>
          <w:sz w:val="26"/>
          <w:szCs w:val="26"/>
        </w:rPr>
        <w:t>работников в рамках проекта</w:t>
      </w:r>
      <w:r w:rsidRPr="0039104C">
        <w:rPr>
          <w:sz w:val="26"/>
          <w:szCs w:val="26"/>
        </w:rPr>
        <w:t>.</w:t>
      </w:r>
    </w:p>
    <w:p w:rsidR="00B22EAA" w:rsidRPr="0039104C" w:rsidRDefault="00B22EAA" w:rsidP="00B22EA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7637AF">
        <w:rPr>
          <w:sz w:val="26"/>
          <w:szCs w:val="26"/>
        </w:rPr>
        <w:lastRenderedPageBreak/>
        <w:t xml:space="preserve">Расчёт </w:t>
      </w:r>
      <w:r>
        <w:rPr>
          <w:sz w:val="26"/>
          <w:szCs w:val="26"/>
        </w:rPr>
        <w:t>делается</w:t>
      </w:r>
      <w:r w:rsidRPr="007637AF">
        <w:rPr>
          <w:sz w:val="26"/>
          <w:szCs w:val="26"/>
        </w:rPr>
        <w:t xml:space="preserve"> на </w:t>
      </w:r>
      <w:r w:rsidR="00035E0D" w:rsidRPr="007637AF">
        <w:rPr>
          <w:sz w:val="26"/>
          <w:szCs w:val="26"/>
        </w:rPr>
        <w:t>основании</w:t>
      </w:r>
      <w:r w:rsidR="00035E0D">
        <w:rPr>
          <w:sz w:val="26"/>
          <w:szCs w:val="26"/>
        </w:rPr>
        <w:t xml:space="preserve"> рекомендаций</w:t>
      </w:r>
      <w:r>
        <w:rPr>
          <w:sz w:val="26"/>
          <w:szCs w:val="26"/>
        </w:rPr>
        <w:t xml:space="preserve">, изложенных в приложении </w:t>
      </w:r>
      <w:r w:rsidR="00430983">
        <w:rPr>
          <w:sz w:val="26"/>
          <w:szCs w:val="26"/>
        </w:rPr>
        <w:t>Б</w:t>
      </w:r>
      <w:r>
        <w:rPr>
          <w:sz w:val="26"/>
          <w:szCs w:val="26"/>
        </w:rPr>
        <w:t xml:space="preserve"> для стадии формирования ТЭО</w:t>
      </w:r>
      <w:r w:rsidR="009C3944">
        <w:rPr>
          <w:sz w:val="26"/>
          <w:szCs w:val="26"/>
        </w:rPr>
        <w:t xml:space="preserve"> с учетом норм и </w:t>
      </w:r>
      <w:r w:rsidR="00040508">
        <w:rPr>
          <w:sz w:val="26"/>
          <w:szCs w:val="26"/>
        </w:rPr>
        <w:t>нормативов,</w:t>
      </w:r>
      <w:r w:rsidR="009C3944">
        <w:rPr>
          <w:sz w:val="26"/>
          <w:szCs w:val="26"/>
        </w:rPr>
        <w:t xml:space="preserve"> разработанных специализированными организациями</w:t>
      </w:r>
      <w:r>
        <w:rPr>
          <w:sz w:val="26"/>
          <w:szCs w:val="26"/>
        </w:rPr>
        <w:t>.</w:t>
      </w:r>
    </w:p>
    <w:p w:rsidR="006063DD" w:rsidRPr="0039104C" w:rsidRDefault="003B2A59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F74F78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9C0CE6">
        <w:rPr>
          <w:sz w:val="26"/>
          <w:szCs w:val="26"/>
        </w:rPr>
        <w:t>Необходимы</w:t>
      </w:r>
      <w:r w:rsidR="001F261E">
        <w:rPr>
          <w:sz w:val="26"/>
          <w:szCs w:val="26"/>
        </w:rPr>
        <w:t>е</w:t>
      </w:r>
      <w:r w:rsidR="009C0CE6">
        <w:rPr>
          <w:sz w:val="26"/>
          <w:szCs w:val="26"/>
        </w:rPr>
        <w:t xml:space="preserve"> </w:t>
      </w:r>
      <w:r w:rsidR="009C0CE6" w:rsidRPr="0039104C">
        <w:rPr>
          <w:sz w:val="26"/>
          <w:szCs w:val="26"/>
        </w:rPr>
        <w:t>лицензи</w:t>
      </w:r>
      <w:r w:rsidR="001F261E">
        <w:rPr>
          <w:sz w:val="26"/>
          <w:szCs w:val="26"/>
        </w:rPr>
        <w:t>и</w:t>
      </w:r>
      <w:r w:rsidR="009C0CE6">
        <w:rPr>
          <w:sz w:val="26"/>
          <w:szCs w:val="26"/>
        </w:rPr>
        <w:t xml:space="preserve"> и </w:t>
      </w:r>
      <w:r w:rsidR="009C0CE6" w:rsidRPr="006F38A1">
        <w:rPr>
          <w:sz w:val="26"/>
          <w:szCs w:val="26"/>
        </w:rPr>
        <w:t>разрешительны</w:t>
      </w:r>
      <w:r w:rsidR="001F261E">
        <w:rPr>
          <w:sz w:val="26"/>
          <w:szCs w:val="26"/>
        </w:rPr>
        <w:t>е</w:t>
      </w:r>
      <w:r w:rsidR="009C0CE6" w:rsidRPr="006F38A1">
        <w:rPr>
          <w:sz w:val="26"/>
          <w:szCs w:val="26"/>
        </w:rPr>
        <w:t xml:space="preserve"> документ</w:t>
      </w:r>
      <w:r>
        <w:rPr>
          <w:sz w:val="26"/>
          <w:szCs w:val="26"/>
        </w:rPr>
        <w:t>ы</w:t>
      </w:r>
      <w:r w:rsidR="00F74F78">
        <w:rPr>
          <w:sz w:val="26"/>
          <w:szCs w:val="26"/>
        </w:rPr>
        <w:t>»</w:t>
      </w:r>
      <w:r>
        <w:rPr>
          <w:sz w:val="26"/>
          <w:szCs w:val="26"/>
        </w:rPr>
        <w:t xml:space="preserve"> у</w:t>
      </w:r>
      <w:r w:rsidR="00F74F78">
        <w:rPr>
          <w:sz w:val="26"/>
          <w:szCs w:val="26"/>
        </w:rPr>
        <w:t>казываются</w:t>
      </w:r>
      <w:r w:rsidR="006063DD" w:rsidRPr="0039104C">
        <w:rPr>
          <w:sz w:val="26"/>
          <w:szCs w:val="26"/>
        </w:rPr>
        <w:t xml:space="preserve"> следующие сведения:</w:t>
      </w:r>
    </w:p>
    <w:p w:rsidR="006063DD" w:rsidRPr="0039104C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B84434">
        <w:rPr>
          <w:sz w:val="26"/>
          <w:szCs w:val="26"/>
        </w:rPr>
        <w:t>п</w:t>
      </w:r>
      <w:r w:rsidRPr="0039104C">
        <w:rPr>
          <w:sz w:val="26"/>
          <w:szCs w:val="26"/>
        </w:rPr>
        <w:t>еречень лицензий и прочих разреш</w:t>
      </w:r>
      <w:r w:rsidR="009C0CE6">
        <w:rPr>
          <w:sz w:val="26"/>
          <w:szCs w:val="26"/>
        </w:rPr>
        <w:t>ительных документов</w:t>
      </w:r>
      <w:r w:rsidRPr="0039104C">
        <w:rPr>
          <w:sz w:val="26"/>
          <w:szCs w:val="26"/>
        </w:rPr>
        <w:t>, нео</w:t>
      </w:r>
      <w:r>
        <w:rPr>
          <w:sz w:val="26"/>
          <w:szCs w:val="26"/>
        </w:rPr>
        <w:t xml:space="preserve">бходимых для реализации проекта </w:t>
      </w:r>
      <w:r w:rsidRPr="00411600">
        <w:rPr>
          <w:sz w:val="26"/>
          <w:szCs w:val="26"/>
        </w:rPr>
        <w:t>(указывается со ссылкой на</w:t>
      </w:r>
      <w:r w:rsidR="00523D7B">
        <w:rPr>
          <w:sz w:val="26"/>
          <w:szCs w:val="26"/>
        </w:rPr>
        <w:t xml:space="preserve"> используемые</w:t>
      </w:r>
      <w:r w:rsidRPr="00411600">
        <w:rPr>
          <w:sz w:val="26"/>
          <w:szCs w:val="26"/>
        </w:rPr>
        <w:t xml:space="preserve"> нормативные документы)</w:t>
      </w:r>
      <w:r w:rsidR="00824F71">
        <w:rPr>
          <w:sz w:val="26"/>
          <w:szCs w:val="26"/>
        </w:rPr>
        <w:t>;</w:t>
      </w:r>
    </w:p>
    <w:p w:rsidR="006063DD" w:rsidRPr="0039104C" w:rsidRDefault="008F6281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6063DD" w:rsidRPr="0039104C">
        <w:rPr>
          <w:sz w:val="26"/>
          <w:szCs w:val="26"/>
        </w:rPr>
        <w:t xml:space="preserve"> </w:t>
      </w:r>
      <w:r>
        <w:rPr>
          <w:sz w:val="26"/>
          <w:szCs w:val="26"/>
        </w:rPr>
        <w:t>п</w:t>
      </w:r>
      <w:r w:rsidR="006063DD" w:rsidRPr="0039104C">
        <w:rPr>
          <w:sz w:val="26"/>
          <w:szCs w:val="26"/>
        </w:rPr>
        <w:t>еречень основных имеющихся лицензий и прочих разрешений со срок</w:t>
      </w:r>
      <w:r w:rsidR="00923D79">
        <w:rPr>
          <w:sz w:val="26"/>
          <w:szCs w:val="26"/>
        </w:rPr>
        <w:t>ами выдачи и окончания действия</w:t>
      </w:r>
      <w:r w:rsidR="00A66C06">
        <w:rPr>
          <w:sz w:val="26"/>
          <w:szCs w:val="26"/>
        </w:rPr>
        <w:t>;</w:t>
      </w:r>
    </w:p>
    <w:p w:rsidR="006063DD" w:rsidRPr="0039104C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п</w:t>
      </w:r>
      <w:r w:rsidRPr="0039104C">
        <w:rPr>
          <w:sz w:val="26"/>
          <w:szCs w:val="26"/>
        </w:rPr>
        <w:t>лан получения лицензий.</w:t>
      </w:r>
    </w:p>
    <w:p w:rsidR="006063DD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3180F">
        <w:rPr>
          <w:sz w:val="26"/>
          <w:szCs w:val="26"/>
        </w:rPr>
        <w:t>Процес</w:t>
      </w:r>
      <w:r>
        <w:rPr>
          <w:sz w:val="26"/>
          <w:szCs w:val="26"/>
        </w:rPr>
        <w:t>с получения необходимых лицензий</w:t>
      </w:r>
      <w:r w:rsidR="009C0CE6">
        <w:rPr>
          <w:sz w:val="26"/>
          <w:szCs w:val="26"/>
        </w:rPr>
        <w:t xml:space="preserve"> и </w:t>
      </w:r>
      <w:r w:rsidR="009C0CE6" w:rsidRPr="0039104C">
        <w:rPr>
          <w:sz w:val="26"/>
          <w:szCs w:val="26"/>
        </w:rPr>
        <w:t>разреш</w:t>
      </w:r>
      <w:r w:rsidR="009C0CE6">
        <w:rPr>
          <w:sz w:val="26"/>
          <w:szCs w:val="26"/>
        </w:rPr>
        <w:t>ительных документов</w:t>
      </w:r>
      <w:r w:rsidRPr="0023180F">
        <w:rPr>
          <w:sz w:val="26"/>
          <w:szCs w:val="26"/>
        </w:rPr>
        <w:t xml:space="preserve"> в обязательном порядке должен быть учтён в </w:t>
      </w:r>
      <w:r w:rsidR="008F6281">
        <w:rPr>
          <w:sz w:val="26"/>
          <w:szCs w:val="26"/>
        </w:rPr>
        <w:t>составе</w:t>
      </w:r>
      <w:r w:rsidRPr="0023180F">
        <w:rPr>
          <w:sz w:val="26"/>
          <w:szCs w:val="26"/>
        </w:rPr>
        <w:t xml:space="preserve"> работ, а также в календарном график</w:t>
      </w:r>
      <w:r>
        <w:rPr>
          <w:sz w:val="26"/>
          <w:szCs w:val="26"/>
        </w:rPr>
        <w:t>е</w:t>
      </w:r>
      <w:r w:rsidRPr="0023180F">
        <w:rPr>
          <w:sz w:val="26"/>
          <w:szCs w:val="26"/>
        </w:rPr>
        <w:t xml:space="preserve"> реализации проекта.</w:t>
      </w:r>
    </w:p>
    <w:p w:rsidR="00373CE2" w:rsidRPr="00063905" w:rsidRDefault="00063905" w:rsidP="00A41B83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63905">
        <w:rPr>
          <w:sz w:val="26"/>
          <w:szCs w:val="26"/>
        </w:rPr>
        <w:t xml:space="preserve">В разделе </w:t>
      </w:r>
      <w:r w:rsidR="00792710" w:rsidRPr="00063905">
        <w:rPr>
          <w:b/>
          <w:sz w:val="26"/>
          <w:szCs w:val="26"/>
        </w:rPr>
        <w:t>«</w:t>
      </w:r>
      <w:r w:rsidR="00B22EAA" w:rsidRPr="00063905">
        <w:rPr>
          <w:b/>
          <w:sz w:val="26"/>
          <w:szCs w:val="26"/>
        </w:rPr>
        <w:t>Бюджет</w:t>
      </w:r>
      <w:r w:rsidRPr="00063905">
        <w:rPr>
          <w:b/>
          <w:sz w:val="26"/>
          <w:szCs w:val="26"/>
        </w:rPr>
        <w:t xml:space="preserve"> инвестиционного</w:t>
      </w:r>
      <w:r w:rsidR="00B22EAA" w:rsidRPr="00063905">
        <w:rPr>
          <w:b/>
          <w:sz w:val="26"/>
          <w:szCs w:val="26"/>
        </w:rPr>
        <w:t xml:space="preserve"> проекта»</w:t>
      </w:r>
      <w:r w:rsidR="0099641E" w:rsidRPr="00063905">
        <w:rPr>
          <w:sz w:val="26"/>
          <w:szCs w:val="26"/>
        </w:rPr>
        <w:t xml:space="preserve"> определяю</w:t>
      </w:r>
      <w:r w:rsidR="004A7637" w:rsidRPr="00063905">
        <w:rPr>
          <w:sz w:val="26"/>
          <w:szCs w:val="26"/>
        </w:rPr>
        <w:t xml:space="preserve">тся основные источники финансирования </w:t>
      </w:r>
      <w:r w:rsidR="00B65A02" w:rsidRPr="00063905">
        <w:rPr>
          <w:sz w:val="26"/>
          <w:szCs w:val="26"/>
        </w:rPr>
        <w:t>ИП</w:t>
      </w:r>
      <w:r w:rsidR="004A7637" w:rsidRPr="00063905">
        <w:rPr>
          <w:sz w:val="26"/>
          <w:szCs w:val="26"/>
        </w:rPr>
        <w:t xml:space="preserve"> </w:t>
      </w:r>
      <w:r w:rsidR="0099641E" w:rsidRPr="00063905">
        <w:rPr>
          <w:sz w:val="26"/>
          <w:szCs w:val="26"/>
        </w:rPr>
        <w:t>и бюджет расходов</w:t>
      </w:r>
      <w:r w:rsidR="004C4B0B" w:rsidRPr="00063905">
        <w:rPr>
          <w:sz w:val="26"/>
          <w:szCs w:val="26"/>
        </w:rPr>
        <w:t xml:space="preserve"> </w:t>
      </w:r>
      <w:r w:rsidR="00B65A02" w:rsidRPr="00063905">
        <w:rPr>
          <w:sz w:val="26"/>
          <w:szCs w:val="26"/>
        </w:rPr>
        <w:t>ИП</w:t>
      </w:r>
      <w:r w:rsidR="00982825" w:rsidRPr="00063905">
        <w:rPr>
          <w:sz w:val="26"/>
          <w:szCs w:val="26"/>
        </w:rPr>
        <w:t>, а также информация о портфеле заказов.</w:t>
      </w:r>
    </w:p>
    <w:p w:rsidR="00DA3145" w:rsidRDefault="00DA3145" w:rsidP="00DA3145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проектов результатом которых является выпуск продукции </w:t>
      </w:r>
      <w:r w:rsidR="001F0EBF">
        <w:rPr>
          <w:sz w:val="26"/>
          <w:szCs w:val="26"/>
        </w:rPr>
        <w:t xml:space="preserve">(операционная деятельность) </w:t>
      </w:r>
      <w:r>
        <w:rPr>
          <w:sz w:val="26"/>
          <w:szCs w:val="26"/>
        </w:rPr>
        <w:t xml:space="preserve">указывается данные о </w:t>
      </w:r>
      <w:r w:rsidRPr="00641515">
        <w:rPr>
          <w:sz w:val="26"/>
          <w:szCs w:val="26"/>
        </w:rPr>
        <w:t>выручк</w:t>
      </w:r>
      <w:r>
        <w:rPr>
          <w:sz w:val="26"/>
          <w:szCs w:val="26"/>
        </w:rPr>
        <w:t>е</w:t>
      </w:r>
      <w:r w:rsidRPr="00641515">
        <w:rPr>
          <w:sz w:val="26"/>
          <w:szCs w:val="26"/>
        </w:rPr>
        <w:t xml:space="preserve"> от реализации продукции</w:t>
      </w:r>
      <w:r>
        <w:rPr>
          <w:sz w:val="26"/>
          <w:szCs w:val="26"/>
        </w:rPr>
        <w:t xml:space="preserve"> и затраты на производство и реализацию продукции</w:t>
      </w:r>
      <w:r w:rsidR="00F65963">
        <w:rPr>
          <w:sz w:val="26"/>
          <w:szCs w:val="26"/>
        </w:rPr>
        <w:t xml:space="preserve"> (в рамках расчётного периода)</w:t>
      </w:r>
      <w:r>
        <w:rPr>
          <w:sz w:val="26"/>
          <w:szCs w:val="26"/>
        </w:rPr>
        <w:t>.</w:t>
      </w:r>
    </w:p>
    <w:p w:rsidR="001155F1" w:rsidRDefault="001155F1" w:rsidP="00A41B83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 «</w:t>
      </w:r>
      <w:r w:rsidRPr="006D70E8">
        <w:rPr>
          <w:b/>
          <w:sz w:val="26"/>
          <w:szCs w:val="26"/>
        </w:rPr>
        <w:t>Бюджет инвестиционного проекта</w:t>
      </w:r>
      <w:r>
        <w:rPr>
          <w:sz w:val="26"/>
          <w:szCs w:val="26"/>
        </w:rPr>
        <w:t>» состоит из следующих подразделов: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Источники финансирования инвестиционного проекта</w:t>
      </w:r>
      <w:r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>
        <w:rPr>
          <w:rFonts w:eastAsia="Calibri"/>
          <w:sz w:val="26"/>
          <w:szCs w:val="26"/>
          <w:lang w:eastAsia="en-US"/>
        </w:rPr>
        <w:t>Бюджет расходов инвестиционного проекта</w:t>
      </w:r>
      <w:r>
        <w:rPr>
          <w:sz w:val="26"/>
          <w:szCs w:val="26"/>
        </w:rPr>
        <w:t>».</w:t>
      </w:r>
    </w:p>
    <w:p w:rsidR="00641515" w:rsidRDefault="00F9339E" w:rsidP="00F9339E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F74F78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F74F78">
        <w:rPr>
          <w:sz w:val="26"/>
          <w:szCs w:val="26"/>
        </w:rPr>
        <w:t>Источники финансирования</w:t>
      </w:r>
      <w:r>
        <w:rPr>
          <w:sz w:val="26"/>
          <w:szCs w:val="26"/>
        </w:rPr>
        <w:t xml:space="preserve"> инвестиционного</w:t>
      </w:r>
      <w:r w:rsidR="00F74F78">
        <w:rPr>
          <w:sz w:val="26"/>
          <w:szCs w:val="26"/>
        </w:rPr>
        <w:t xml:space="preserve"> проекта»</w:t>
      </w:r>
      <w:r>
        <w:rPr>
          <w:sz w:val="26"/>
          <w:szCs w:val="26"/>
        </w:rPr>
        <w:t xml:space="preserve"> </w:t>
      </w:r>
      <w:r w:rsidR="00F74F78" w:rsidRPr="0023180F">
        <w:rPr>
          <w:sz w:val="26"/>
          <w:szCs w:val="26"/>
        </w:rPr>
        <w:t>представ</w:t>
      </w:r>
      <w:r>
        <w:rPr>
          <w:sz w:val="26"/>
          <w:szCs w:val="26"/>
        </w:rPr>
        <w:t>ляется</w:t>
      </w:r>
      <w:r w:rsidR="00F74F78" w:rsidRPr="0023180F">
        <w:rPr>
          <w:sz w:val="26"/>
          <w:szCs w:val="26"/>
        </w:rPr>
        <w:t xml:space="preserve"> достоверн</w:t>
      </w:r>
      <w:r>
        <w:rPr>
          <w:sz w:val="26"/>
          <w:szCs w:val="26"/>
        </w:rPr>
        <w:t>ая</w:t>
      </w:r>
      <w:r w:rsidR="00F74F78">
        <w:rPr>
          <w:sz w:val="26"/>
          <w:szCs w:val="26"/>
        </w:rPr>
        <w:t>, подтверждённ</w:t>
      </w:r>
      <w:r>
        <w:rPr>
          <w:sz w:val="26"/>
          <w:szCs w:val="26"/>
        </w:rPr>
        <w:t>ая</w:t>
      </w:r>
      <w:r w:rsidR="00F74F78">
        <w:rPr>
          <w:sz w:val="26"/>
          <w:szCs w:val="26"/>
        </w:rPr>
        <w:t xml:space="preserve"> соответствующими документами (</w:t>
      </w:r>
      <w:r w:rsidR="002146EB">
        <w:rPr>
          <w:sz w:val="26"/>
          <w:szCs w:val="26"/>
        </w:rPr>
        <w:t xml:space="preserve">бюджеты организации, </w:t>
      </w:r>
      <w:r w:rsidR="00F74F78">
        <w:rPr>
          <w:sz w:val="26"/>
          <w:szCs w:val="26"/>
        </w:rPr>
        <w:t>письма от кредитных организаций, пр</w:t>
      </w:r>
      <w:r w:rsidR="002146EB">
        <w:rPr>
          <w:sz w:val="26"/>
          <w:szCs w:val="26"/>
        </w:rPr>
        <w:t>отоколы об эмиссии акций и пр.)</w:t>
      </w:r>
      <w:r w:rsidR="00F74F78" w:rsidRPr="0023180F">
        <w:rPr>
          <w:sz w:val="26"/>
          <w:szCs w:val="26"/>
        </w:rPr>
        <w:t xml:space="preserve"> информаци</w:t>
      </w:r>
      <w:r>
        <w:rPr>
          <w:sz w:val="26"/>
          <w:szCs w:val="26"/>
        </w:rPr>
        <w:t>я</w:t>
      </w:r>
      <w:r w:rsidR="00F74F78" w:rsidRPr="0023180F">
        <w:rPr>
          <w:sz w:val="26"/>
          <w:szCs w:val="26"/>
        </w:rPr>
        <w:t xml:space="preserve"> об источниках финансирования</w:t>
      </w:r>
      <w:r w:rsidR="00F74F78">
        <w:rPr>
          <w:sz w:val="26"/>
          <w:szCs w:val="26"/>
        </w:rPr>
        <w:t xml:space="preserve"> проекта</w:t>
      </w:r>
      <w:r w:rsidR="002146EB">
        <w:rPr>
          <w:sz w:val="26"/>
          <w:szCs w:val="26"/>
        </w:rPr>
        <w:t xml:space="preserve"> в </w:t>
      </w:r>
      <w:r w:rsidR="0031599A">
        <w:rPr>
          <w:sz w:val="26"/>
          <w:szCs w:val="26"/>
        </w:rPr>
        <w:t>соответствии с таблиц</w:t>
      </w:r>
      <w:r w:rsidR="00A66C06">
        <w:rPr>
          <w:sz w:val="26"/>
          <w:szCs w:val="26"/>
        </w:rPr>
        <w:t>ами</w:t>
      </w:r>
      <w:r w:rsidR="0031599A">
        <w:rPr>
          <w:sz w:val="26"/>
          <w:szCs w:val="26"/>
        </w:rPr>
        <w:t xml:space="preserve"> 3</w:t>
      </w:r>
      <w:r w:rsidR="00310A1A">
        <w:rPr>
          <w:sz w:val="26"/>
          <w:szCs w:val="26"/>
        </w:rPr>
        <w:t xml:space="preserve"> и 4</w:t>
      </w:r>
      <w:r w:rsidR="0031599A">
        <w:rPr>
          <w:sz w:val="26"/>
          <w:szCs w:val="26"/>
        </w:rPr>
        <w:t xml:space="preserve"> </w:t>
      </w:r>
      <w:r w:rsidR="00A66C06">
        <w:rPr>
          <w:sz w:val="26"/>
          <w:szCs w:val="26"/>
        </w:rPr>
        <w:t>(</w:t>
      </w:r>
      <w:r w:rsidR="0031599A" w:rsidRPr="008F6281">
        <w:rPr>
          <w:sz w:val="26"/>
          <w:szCs w:val="26"/>
        </w:rPr>
        <w:t>приложени</w:t>
      </w:r>
      <w:r w:rsidR="00A66C06">
        <w:rPr>
          <w:sz w:val="26"/>
          <w:szCs w:val="26"/>
        </w:rPr>
        <w:t>е</w:t>
      </w:r>
      <w:r w:rsidR="0031599A" w:rsidRPr="008F6281">
        <w:rPr>
          <w:sz w:val="26"/>
          <w:szCs w:val="26"/>
        </w:rPr>
        <w:t xml:space="preserve"> </w:t>
      </w:r>
      <w:r w:rsidR="00430983">
        <w:rPr>
          <w:sz w:val="26"/>
          <w:szCs w:val="26"/>
        </w:rPr>
        <w:t>Д</w:t>
      </w:r>
      <w:r w:rsidR="00A66C06">
        <w:rPr>
          <w:sz w:val="26"/>
          <w:szCs w:val="26"/>
        </w:rPr>
        <w:t>)</w:t>
      </w:r>
      <w:r w:rsidR="0031599A" w:rsidRPr="008F6281">
        <w:rPr>
          <w:sz w:val="26"/>
          <w:szCs w:val="26"/>
        </w:rPr>
        <w:t>.</w:t>
      </w:r>
      <w:r w:rsidR="0072549B">
        <w:rPr>
          <w:sz w:val="26"/>
          <w:szCs w:val="26"/>
        </w:rPr>
        <w:t xml:space="preserve"> </w:t>
      </w:r>
    </w:p>
    <w:p w:rsidR="00E933A4" w:rsidRDefault="00641515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41515">
        <w:rPr>
          <w:sz w:val="26"/>
          <w:szCs w:val="26"/>
        </w:rPr>
        <w:t>В случае</w:t>
      </w:r>
      <w:r w:rsidR="00E26E2B">
        <w:rPr>
          <w:sz w:val="26"/>
          <w:szCs w:val="26"/>
        </w:rPr>
        <w:t>,</w:t>
      </w:r>
      <w:r w:rsidRPr="00641515">
        <w:rPr>
          <w:sz w:val="26"/>
          <w:szCs w:val="26"/>
        </w:rPr>
        <w:t xml:space="preserve"> если одним из этапов проекта является производственная деятельность по выпуску продукции, в составе источников проекта указывается выручка от реализации выпущенной продукции</w:t>
      </w:r>
      <w:r>
        <w:rPr>
          <w:sz w:val="26"/>
          <w:szCs w:val="26"/>
        </w:rPr>
        <w:t xml:space="preserve"> рассчитанная с учётом плана реализации продукции</w:t>
      </w:r>
      <w:r w:rsidR="00937B08">
        <w:rPr>
          <w:sz w:val="26"/>
          <w:szCs w:val="26"/>
        </w:rPr>
        <w:t xml:space="preserve">, а так же источники финансирования «разрыва» между операционными доходами и операционными расходами в </w:t>
      </w:r>
      <w:r w:rsidR="00A77811">
        <w:rPr>
          <w:sz w:val="26"/>
          <w:szCs w:val="26"/>
        </w:rPr>
        <w:t>соответствии</w:t>
      </w:r>
      <w:r w:rsidR="00937B08">
        <w:rPr>
          <w:sz w:val="26"/>
          <w:szCs w:val="26"/>
        </w:rPr>
        <w:t xml:space="preserve"> с</w:t>
      </w:r>
      <w:r w:rsidR="00764112">
        <w:rPr>
          <w:sz w:val="26"/>
          <w:szCs w:val="26"/>
        </w:rPr>
        <w:t xml:space="preserve"> </w:t>
      </w:r>
      <w:r w:rsidR="00937B08">
        <w:rPr>
          <w:sz w:val="26"/>
          <w:szCs w:val="26"/>
        </w:rPr>
        <w:t>приложени</w:t>
      </w:r>
      <w:r w:rsidR="001F261E">
        <w:rPr>
          <w:sz w:val="26"/>
          <w:szCs w:val="26"/>
        </w:rPr>
        <w:t>ем</w:t>
      </w:r>
      <w:r w:rsidR="00937B08">
        <w:rPr>
          <w:sz w:val="26"/>
          <w:szCs w:val="26"/>
        </w:rPr>
        <w:t xml:space="preserve"> </w:t>
      </w:r>
      <w:r w:rsidR="000C5190">
        <w:rPr>
          <w:sz w:val="26"/>
          <w:szCs w:val="26"/>
        </w:rPr>
        <w:t>И</w:t>
      </w:r>
      <w:r w:rsidR="00937B08">
        <w:rPr>
          <w:sz w:val="26"/>
          <w:szCs w:val="26"/>
        </w:rPr>
        <w:t>.</w:t>
      </w:r>
    </w:p>
    <w:p w:rsidR="00641515" w:rsidRDefault="00AA676B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641515">
        <w:rPr>
          <w:sz w:val="26"/>
          <w:szCs w:val="26"/>
        </w:rPr>
        <w:t>сли предметом проекта является выпуск ПГН и/или ПДН вы</w:t>
      </w:r>
      <w:r w:rsidR="000157CC">
        <w:rPr>
          <w:sz w:val="26"/>
          <w:szCs w:val="26"/>
        </w:rPr>
        <w:t>р</w:t>
      </w:r>
      <w:r w:rsidR="00641515">
        <w:rPr>
          <w:sz w:val="26"/>
          <w:szCs w:val="26"/>
        </w:rPr>
        <w:t>у</w:t>
      </w:r>
      <w:r w:rsidR="000157CC">
        <w:rPr>
          <w:sz w:val="26"/>
          <w:szCs w:val="26"/>
        </w:rPr>
        <w:t>ч</w:t>
      </w:r>
      <w:r w:rsidR="00641515">
        <w:rPr>
          <w:sz w:val="26"/>
          <w:szCs w:val="26"/>
        </w:rPr>
        <w:t>ка от реализации указывается на основании данных</w:t>
      </w:r>
      <w:r w:rsidR="000157C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плана продаж </w:t>
      </w:r>
      <w:r w:rsidR="00D0659B">
        <w:rPr>
          <w:sz w:val="26"/>
          <w:szCs w:val="26"/>
        </w:rPr>
        <w:t>из раздела</w:t>
      </w:r>
      <w:r w:rsidR="00126904">
        <w:rPr>
          <w:sz w:val="26"/>
          <w:szCs w:val="26"/>
        </w:rPr>
        <w:t xml:space="preserve"> ТЭО ИП</w:t>
      </w:r>
      <w:r w:rsidR="00641515" w:rsidRPr="00641515">
        <w:rPr>
          <w:sz w:val="26"/>
          <w:szCs w:val="26"/>
        </w:rPr>
        <w:t xml:space="preserve"> </w:t>
      </w:r>
      <w:r w:rsidR="000157CC">
        <w:rPr>
          <w:sz w:val="26"/>
          <w:szCs w:val="26"/>
        </w:rPr>
        <w:t>«</w:t>
      </w:r>
      <w:r w:rsidR="00641515" w:rsidRPr="00641515">
        <w:rPr>
          <w:sz w:val="26"/>
          <w:szCs w:val="26"/>
        </w:rPr>
        <w:t>Анализ рынка и стратегия маркетинга»</w:t>
      </w:r>
      <w:r w:rsidR="00D0659B">
        <w:rPr>
          <w:sz w:val="26"/>
          <w:szCs w:val="26"/>
        </w:rPr>
        <w:t>,</w:t>
      </w:r>
      <w:r>
        <w:rPr>
          <w:sz w:val="26"/>
          <w:szCs w:val="26"/>
        </w:rPr>
        <w:t xml:space="preserve"> приложения </w:t>
      </w:r>
      <w:r w:rsidR="000C5190">
        <w:rPr>
          <w:sz w:val="26"/>
          <w:szCs w:val="26"/>
        </w:rPr>
        <w:t>И</w:t>
      </w:r>
      <w:r w:rsidR="00D0659B">
        <w:rPr>
          <w:sz w:val="26"/>
          <w:szCs w:val="26"/>
        </w:rPr>
        <w:t xml:space="preserve"> и приложения </w:t>
      </w:r>
      <w:r w:rsidR="0004053E">
        <w:rPr>
          <w:sz w:val="26"/>
          <w:szCs w:val="26"/>
        </w:rPr>
        <w:t>К</w:t>
      </w:r>
      <w:r>
        <w:rPr>
          <w:sz w:val="26"/>
          <w:szCs w:val="26"/>
        </w:rPr>
        <w:t>.</w:t>
      </w:r>
    </w:p>
    <w:p w:rsidR="00C1458A" w:rsidRDefault="00AA676B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641515">
        <w:rPr>
          <w:sz w:val="26"/>
          <w:szCs w:val="26"/>
        </w:rPr>
        <w:t>сли предметом проекта является выпуск ПВН, то в данном разделе формируется прогноз реализации продукции, согласованны</w:t>
      </w:r>
      <w:r w:rsidR="006659E1">
        <w:rPr>
          <w:sz w:val="26"/>
          <w:szCs w:val="26"/>
        </w:rPr>
        <w:t>й</w:t>
      </w:r>
      <w:r w:rsidR="00641515">
        <w:rPr>
          <w:sz w:val="26"/>
          <w:szCs w:val="26"/>
        </w:rPr>
        <w:t xml:space="preserve"> с соответствующими профильными подразделениями Концерна, в том числе с департаментом ценообразования в части возможных цен на продукцию</w:t>
      </w:r>
      <w:r w:rsidR="001345D0">
        <w:rPr>
          <w:sz w:val="26"/>
          <w:szCs w:val="26"/>
        </w:rPr>
        <w:t>.</w:t>
      </w:r>
      <w:r w:rsidR="00FA2FE3">
        <w:rPr>
          <w:sz w:val="26"/>
          <w:szCs w:val="26"/>
        </w:rPr>
        <w:t xml:space="preserve"> </w:t>
      </w:r>
      <w:r>
        <w:rPr>
          <w:sz w:val="26"/>
          <w:szCs w:val="26"/>
        </w:rPr>
        <w:t>Выручка от реализации, в этом случае, указывается на основании данных согласованного прогноза</w:t>
      </w:r>
      <w:r w:rsidR="00D0659B">
        <w:rPr>
          <w:sz w:val="26"/>
          <w:szCs w:val="26"/>
        </w:rPr>
        <w:t>, приложения И</w:t>
      </w:r>
      <w:r>
        <w:rPr>
          <w:sz w:val="26"/>
          <w:szCs w:val="26"/>
        </w:rPr>
        <w:t xml:space="preserve"> и приложения </w:t>
      </w:r>
      <w:r w:rsidR="0004053E">
        <w:rPr>
          <w:sz w:val="26"/>
          <w:szCs w:val="26"/>
        </w:rPr>
        <w:t>К</w:t>
      </w:r>
      <w:r>
        <w:rPr>
          <w:sz w:val="26"/>
          <w:szCs w:val="26"/>
        </w:rPr>
        <w:t>.</w:t>
      </w:r>
    </w:p>
    <w:p w:rsidR="00F74F78" w:rsidRDefault="00D0659B" w:rsidP="00D0659B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F74F78" w:rsidRPr="00541EA1">
        <w:rPr>
          <w:sz w:val="26"/>
          <w:szCs w:val="26"/>
        </w:rPr>
        <w:t>Бюджет</w:t>
      </w:r>
      <w:r w:rsidR="00F74F78">
        <w:rPr>
          <w:sz w:val="26"/>
          <w:szCs w:val="26"/>
        </w:rPr>
        <w:t xml:space="preserve"> расходов инвестиционного</w:t>
      </w:r>
      <w:r w:rsidR="00F74F78" w:rsidRPr="00541EA1">
        <w:rPr>
          <w:sz w:val="26"/>
          <w:szCs w:val="26"/>
        </w:rPr>
        <w:t xml:space="preserve"> проекта</w:t>
      </w:r>
      <w:r w:rsidR="00F74F78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F74F78">
        <w:rPr>
          <w:sz w:val="26"/>
          <w:szCs w:val="26"/>
        </w:rPr>
        <w:t>о</w:t>
      </w:r>
      <w:r w:rsidR="00F74F78" w:rsidRPr="00541EA1">
        <w:rPr>
          <w:sz w:val="26"/>
          <w:szCs w:val="26"/>
        </w:rPr>
        <w:t>предел</w:t>
      </w:r>
      <w:r w:rsidR="00F74F78">
        <w:rPr>
          <w:sz w:val="26"/>
          <w:szCs w:val="26"/>
        </w:rPr>
        <w:t>яются</w:t>
      </w:r>
      <w:r w:rsidR="00F74F78" w:rsidRPr="00541EA1">
        <w:rPr>
          <w:sz w:val="26"/>
          <w:szCs w:val="26"/>
        </w:rPr>
        <w:t xml:space="preserve"> расходы, связанные с реализацией </w:t>
      </w:r>
      <w:r w:rsidR="00B65A02">
        <w:rPr>
          <w:rFonts w:eastAsia="Calibri"/>
          <w:sz w:val="26"/>
          <w:szCs w:val="26"/>
          <w:lang w:eastAsia="en-US"/>
        </w:rPr>
        <w:t>ИП</w:t>
      </w:r>
      <w:r w:rsidR="00F74F78">
        <w:rPr>
          <w:sz w:val="26"/>
          <w:szCs w:val="26"/>
        </w:rPr>
        <w:t>.</w:t>
      </w:r>
    </w:p>
    <w:p w:rsidR="000D55D6" w:rsidRDefault="000D55D6" w:rsidP="000D55D6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строительство/реконструкция </w:t>
      </w:r>
      <w:r w:rsidRPr="009E17D1">
        <w:rPr>
          <w:sz w:val="26"/>
          <w:szCs w:val="26"/>
        </w:rPr>
        <w:t>объектов,</w:t>
      </w:r>
      <w:r>
        <w:rPr>
          <w:sz w:val="26"/>
          <w:szCs w:val="26"/>
        </w:rPr>
        <w:t xml:space="preserve"> приводится о</w:t>
      </w:r>
      <w:r w:rsidRPr="002A5C6E">
        <w:rPr>
          <w:sz w:val="26"/>
          <w:szCs w:val="26"/>
        </w:rPr>
        <w:t xml:space="preserve">боснование затрат </w:t>
      </w:r>
      <w:r>
        <w:rPr>
          <w:sz w:val="26"/>
          <w:szCs w:val="26"/>
        </w:rPr>
        <w:t xml:space="preserve">на реализацию </w:t>
      </w:r>
      <w:r w:rsidR="00B65A02">
        <w:rPr>
          <w:sz w:val="26"/>
          <w:szCs w:val="26"/>
        </w:rPr>
        <w:t>ИП</w:t>
      </w:r>
      <w:r w:rsidR="0032511F" w:rsidRPr="0032511F">
        <w:rPr>
          <w:sz w:val="26"/>
          <w:szCs w:val="26"/>
        </w:rPr>
        <w:t xml:space="preserve"> </w:t>
      </w:r>
      <w:r w:rsidR="0032511F">
        <w:rPr>
          <w:sz w:val="26"/>
          <w:szCs w:val="26"/>
        </w:rPr>
        <w:t>на основании федеральных единичных расценок или территориальных единичных расценок</w:t>
      </w:r>
      <w:r w:rsidR="009F387C">
        <w:rPr>
          <w:sz w:val="26"/>
          <w:szCs w:val="26"/>
        </w:rPr>
        <w:t xml:space="preserve"> в соответствии с приказом </w:t>
      </w:r>
      <w:r w:rsidR="009F387C" w:rsidRPr="009F387C">
        <w:rPr>
          <w:sz w:val="26"/>
          <w:szCs w:val="26"/>
        </w:rPr>
        <w:t>[</w:t>
      </w:r>
      <w:r w:rsidR="009F387C">
        <w:rPr>
          <w:sz w:val="26"/>
          <w:szCs w:val="26"/>
        </w:rPr>
        <w:t>7</w:t>
      </w:r>
      <w:r w:rsidR="009F387C" w:rsidRPr="009F387C">
        <w:rPr>
          <w:sz w:val="26"/>
          <w:szCs w:val="26"/>
        </w:rPr>
        <w:t>]</w:t>
      </w:r>
      <w:r w:rsidR="00F62038">
        <w:rPr>
          <w:sz w:val="26"/>
          <w:szCs w:val="26"/>
        </w:rPr>
        <w:t>, а на объекты строительства</w:t>
      </w:r>
      <w:r w:rsidR="00F62038" w:rsidRPr="002D5BD8">
        <w:rPr>
          <w:sz w:val="26"/>
          <w:szCs w:val="26"/>
        </w:rPr>
        <w:t xml:space="preserve">, требующих получения разрешения на строительство </w:t>
      </w:r>
      <w:r w:rsidR="008A0593">
        <w:rPr>
          <w:sz w:val="26"/>
          <w:szCs w:val="26"/>
        </w:rPr>
        <w:t>приведены в</w:t>
      </w:r>
      <w:r>
        <w:rPr>
          <w:sz w:val="26"/>
          <w:szCs w:val="26"/>
        </w:rPr>
        <w:t xml:space="preserve"> </w:t>
      </w:r>
      <w:r w:rsidRPr="000C5190">
        <w:rPr>
          <w:sz w:val="26"/>
          <w:szCs w:val="26"/>
        </w:rPr>
        <w:t>приложени</w:t>
      </w:r>
      <w:r w:rsidR="008A0593">
        <w:rPr>
          <w:sz w:val="26"/>
          <w:szCs w:val="26"/>
        </w:rPr>
        <w:t>и</w:t>
      </w:r>
      <w:r w:rsidRPr="000C5190">
        <w:rPr>
          <w:sz w:val="26"/>
          <w:szCs w:val="26"/>
        </w:rPr>
        <w:t xml:space="preserve"> </w:t>
      </w:r>
      <w:r w:rsidR="0004053E">
        <w:rPr>
          <w:sz w:val="26"/>
          <w:szCs w:val="26"/>
        </w:rPr>
        <w:t>Л</w:t>
      </w:r>
      <w:r w:rsidRPr="008F6281">
        <w:rPr>
          <w:sz w:val="26"/>
          <w:szCs w:val="26"/>
        </w:rPr>
        <w:t>.</w:t>
      </w:r>
    </w:p>
    <w:p w:rsidR="006F1510" w:rsidRDefault="006F1510" w:rsidP="000D55D6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выполнение</w:t>
      </w:r>
      <w:r w:rsidR="009F387C">
        <w:rPr>
          <w:sz w:val="26"/>
          <w:szCs w:val="26"/>
        </w:rPr>
        <w:t xml:space="preserve"> НИОКР</w:t>
      </w:r>
      <w:r w:rsidRPr="009E17D1">
        <w:rPr>
          <w:sz w:val="26"/>
          <w:szCs w:val="26"/>
        </w:rPr>
        <w:t xml:space="preserve">, </w:t>
      </w:r>
      <w:r>
        <w:rPr>
          <w:sz w:val="26"/>
          <w:szCs w:val="26"/>
        </w:rPr>
        <w:t>приводится о</w:t>
      </w:r>
      <w:r w:rsidRPr="002A5C6E">
        <w:rPr>
          <w:sz w:val="26"/>
          <w:szCs w:val="26"/>
        </w:rPr>
        <w:t xml:space="preserve">боснование затрат </w:t>
      </w:r>
      <w:r>
        <w:rPr>
          <w:sz w:val="26"/>
          <w:szCs w:val="26"/>
        </w:rPr>
        <w:t xml:space="preserve">на реализацию </w:t>
      </w:r>
      <w:r w:rsidR="00B65A02">
        <w:rPr>
          <w:sz w:val="26"/>
          <w:szCs w:val="26"/>
        </w:rPr>
        <w:t>ИП</w:t>
      </w:r>
      <w:r w:rsidRPr="0032511F">
        <w:rPr>
          <w:sz w:val="26"/>
          <w:szCs w:val="26"/>
        </w:rPr>
        <w:t xml:space="preserve"> </w:t>
      </w:r>
      <w:r w:rsidR="00C0449D">
        <w:rPr>
          <w:sz w:val="26"/>
          <w:szCs w:val="26"/>
        </w:rPr>
        <w:t>в соответствии с</w:t>
      </w:r>
      <w:r w:rsidR="009F387C">
        <w:rPr>
          <w:sz w:val="26"/>
          <w:szCs w:val="26"/>
        </w:rPr>
        <w:t xml:space="preserve"> политикой </w:t>
      </w:r>
      <w:r w:rsidR="009F387C" w:rsidRPr="009F387C">
        <w:rPr>
          <w:sz w:val="26"/>
          <w:szCs w:val="26"/>
        </w:rPr>
        <w:t>[</w:t>
      </w:r>
      <w:r w:rsidR="002348B4">
        <w:rPr>
          <w:sz w:val="26"/>
          <w:szCs w:val="26"/>
        </w:rPr>
        <w:t>1</w:t>
      </w:r>
      <w:r w:rsidR="009F387C" w:rsidRPr="009F387C">
        <w:rPr>
          <w:sz w:val="26"/>
          <w:szCs w:val="26"/>
        </w:rPr>
        <w:t>]</w:t>
      </w:r>
      <w:r w:rsidR="00C0449D">
        <w:rPr>
          <w:sz w:val="26"/>
          <w:szCs w:val="26"/>
        </w:rPr>
        <w:t xml:space="preserve"> и </w:t>
      </w:r>
      <w:r w:rsidR="00C0449D" w:rsidRPr="001F261E">
        <w:rPr>
          <w:sz w:val="26"/>
          <w:szCs w:val="26"/>
        </w:rPr>
        <w:t xml:space="preserve">ГОСТ </w:t>
      </w:r>
      <w:r w:rsidR="00D64922" w:rsidRPr="001F261E">
        <w:rPr>
          <w:sz w:val="26"/>
          <w:szCs w:val="26"/>
        </w:rPr>
        <w:t xml:space="preserve">РВ </w:t>
      </w:r>
      <w:r w:rsidR="00952112">
        <w:rPr>
          <w:sz w:val="26"/>
          <w:szCs w:val="26"/>
        </w:rPr>
        <w:t>15.208</w:t>
      </w:r>
      <w:r w:rsidR="00D64922">
        <w:rPr>
          <w:sz w:val="26"/>
          <w:szCs w:val="26"/>
        </w:rPr>
        <w:t xml:space="preserve"> (в отношении ПВН и ПДН)</w:t>
      </w:r>
      <w:r w:rsidR="00C0449D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0D0B77" w:rsidRDefault="000D0B77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приобретение основных средств обоснование затрат производится на основании технико-коммерческих предложений </w:t>
      </w:r>
      <w:r w:rsidR="009A1131">
        <w:rPr>
          <w:sz w:val="26"/>
          <w:szCs w:val="26"/>
        </w:rPr>
        <w:t>поставщиков.</w:t>
      </w:r>
    </w:p>
    <w:p w:rsidR="005D5A22" w:rsidRDefault="005272F7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При</w:t>
      </w:r>
      <w:r w:rsidR="000D55D6" w:rsidRPr="00423608">
        <w:rPr>
          <w:sz w:val="26"/>
          <w:szCs w:val="26"/>
        </w:rPr>
        <w:t xml:space="preserve"> финансировани</w:t>
      </w:r>
      <w:r>
        <w:rPr>
          <w:sz w:val="26"/>
          <w:szCs w:val="26"/>
        </w:rPr>
        <w:t>и</w:t>
      </w:r>
      <w:r w:rsidR="000D55D6">
        <w:rPr>
          <w:sz w:val="26"/>
          <w:szCs w:val="26"/>
        </w:rPr>
        <w:t xml:space="preserve"> </w:t>
      </w:r>
      <w:r w:rsidR="00B65A02">
        <w:rPr>
          <w:sz w:val="26"/>
          <w:szCs w:val="26"/>
        </w:rPr>
        <w:t>ИП</w:t>
      </w:r>
      <w:r w:rsidR="005120A2">
        <w:rPr>
          <w:sz w:val="26"/>
          <w:szCs w:val="26"/>
        </w:rPr>
        <w:t xml:space="preserve"> за счёт средств ф</w:t>
      </w:r>
      <w:r w:rsidR="000D55D6" w:rsidRPr="00423608">
        <w:rPr>
          <w:sz w:val="26"/>
          <w:szCs w:val="26"/>
        </w:rPr>
        <w:t xml:space="preserve">онда </w:t>
      </w:r>
      <w:r w:rsidR="00A477D9">
        <w:rPr>
          <w:sz w:val="26"/>
          <w:szCs w:val="26"/>
        </w:rPr>
        <w:t xml:space="preserve">финансирования </w:t>
      </w:r>
      <w:r w:rsidR="000D55D6" w:rsidRPr="00423608">
        <w:rPr>
          <w:sz w:val="26"/>
          <w:szCs w:val="26"/>
        </w:rPr>
        <w:t xml:space="preserve">НИОКР и развития производства Концерна, в </w:t>
      </w:r>
      <w:r w:rsidR="000D55D6">
        <w:rPr>
          <w:sz w:val="26"/>
          <w:szCs w:val="26"/>
        </w:rPr>
        <w:t>данном разделе необходимо обязательно</w:t>
      </w:r>
      <w:r w:rsidR="000D55D6" w:rsidRPr="00423608">
        <w:rPr>
          <w:sz w:val="26"/>
          <w:szCs w:val="26"/>
        </w:rPr>
        <w:t xml:space="preserve"> </w:t>
      </w:r>
      <w:r w:rsidR="000D55D6">
        <w:rPr>
          <w:sz w:val="26"/>
          <w:szCs w:val="26"/>
        </w:rPr>
        <w:t xml:space="preserve">представить </w:t>
      </w:r>
      <w:r w:rsidR="000D55D6" w:rsidRPr="00423608">
        <w:rPr>
          <w:sz w:val="26"/>
          <w:szCs w:val="26"/>
        </w:rPr>
        <w:t>вывод о возможности и сроке возврата средств</w:t>
      </w:r>
      <w:r w:rsidR="005120A2">
        <w:rPr>
          <w:sz w:val="26"/>
          <w:szCs w:val="26"/>
        </w:rPr>
        <w:t xml:space="preserve"> в фонд финансирования НИОКР и развития производства</w:t>
      </w:r>
      <w:r w:rsidR="000D55D6" w:rsidRPr="00423608">
        <w:rPr>
          <w:sz w:val="26"/>
          <w:szCs w:val="26"/>
        </w:rPr>
        <w:t>.</w:t>
      </w:r>
      <w:r w:rsidR="00FE13B8">
        <w:rPr>
          <w:sz w:val="26"/>
          <w:szCs w:val="26"/>
        </w:rPr>
        <w:t xml:space="preserve"> </w:t>
      </w:r>
    </w:p>
    <w:p w:rsidR="00BA5C6A" w:rsidRDefault="0004319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случае, если</w:t>
      </w:r>
      <w:r w:rsidR="007743C7" w:rsidRPr="00641515">
        <w:rPr>
          <w:sz w:val="26"/>
          <w:szCs w:val="26"/>
        </w:rPr>
        <w:t xml:space="preserve"> одним из этапов проекта является производственная деятельность по выпуску продукции, в составе </w:t>
      </w:r>
      <w:r w:rsidR="007743C7">
        <w:rPr>
          <w:sz w:val="26"/>
          <w:szCs w:val="26"/>
        </w:rPr>
        <w:t xml:space="preserve">расходов указываются затраты на производство и реализацию </w:t>
      </w:r>
      <w:r w:rsidR="007743C7" w:rsidRPr="00641515">
        <w:rPr>
          <w:sz w:val="26"/>
          <w:szCs w:val="26"/>
        </w:rPr>
        <w:t>выпущенной продукции</w:t>
      </w:r>
      <w:r w:rsidR="007743C7">
        <w:rPr>
          <w:sz w:val="26"/>
          <w:szCs w:val="26"/>
        </w:rPr>
        <w:t>, сформированные с учётом требований приложения</w:t>
      </w:r>
      <w:r w:rsidR="00BC38D1">
        <w:rPr>
          <w:sz w:val="26"/>
          <w:szCs w:val="26"/>
        </w:rPr>
        <w:t> </w:t>
      </w:r>
      <w:r w:rsidR="00CB3A56">
        <w:rPr>
          <w:sz w:val="26"/>
          <w:szCs w:val="26"/>
        </w:rPr>
        <w:t>Б</w:t>
      </w:r>
      <w:r w:rsidR="007743C7">
        <w:rPr>
          <w:sz w:val="26"/>
          <w:szCs w:val="26"/>
        </w:rPr>
        <w:t xml:space="preserve"> (для стадии ТЭО) и плана реализации. </w:t>
      </w:r>
      <w:r w:rsidR="00AA676B">
        <w:rPr>
          <w:sz w:val="26"/>
          <w:szCs w:val="26"/>
        </w:rPr>
        <w:t>Данные берутся из приложения</w:t>
      </w:r>
      <w:r w:rsidR="00804DF5">
        <w:rPr>
          <w:sz w:val="26"/>
          <w:szCs w:val="26"/>
        </w:rPr>
        <w:t xml:space="preserve"> И и приложения</w:t>
      </w:r>
      <w:r w:rsidR="0004053E">
        <w:rPr>
          <w:sz w:val="26"/>
          <w:szCs w:val="26"/>
        </w:rPr>
        <w:t xml:space="preserve"> К</w:t>
      </w:r>
      <w:r w:rsidR="00AA676B">
        <w:rPr>
          <w:sz w:val="26"/>
          <w:szCs w:val="26"/>
        </w:rPr>
        <w:t>.</w:t>
      </w:r>
      <w:r w:rsidR="00C75EC2" w:rsidRPr="00421FD7">
        <w:rPr>
          <w:sz w:val="26"/>
          <w:szCs w:val="26"/>
        </w:rPr>
        <w:t xml:space="preserve"> </w:t>
      </w:r>
    </w:p>
    <w:p w:rsidR="00A85B28" w:rsidRPr="00343105" w:rsidRDefault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931223">
        <w:rPr>
          <w:sz w:val="26"/>
          <w:szCs w:val="26"/>
        </w:rPr>
        <w:t>В</w:t>
      </w:r>
      <w:r>
        <w:rPr>
          <w:sz w:val="26"/>
          <w:szCs w:val="26"/>
        </w:rPr>
        <w:t xml:space="preserve"> подразделе приводится бюджет расходов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в соответствии с таблиц</w:t>
      </w:r>
      <w:r w:rsidR="00DF0785">
        <w:rPr>
          <w:sz w:val="26"/>
          <w:szCs w:val="26"/>
        </w:rPr>
        <w:t>ами</w:t>
      </w:r>
      <w:r>
        <w:rPr>
          <w:sz w:val="26"/>
          <w:szCs w:val="26"/>
        </w:rPr>
        <w:t xml:space="preserve"> </w:t>
      </w:r>
      <w:r w:rsidR="00310A1A">
        <w:rPr>
          <w:sz w:val="26"/>
          <w:szCs w:val="26"/>
        </w:rPr>
        <w:t>5 и 6</w:t>
      </w:r>
      <w:r>
        <w:rPr>
          <w:sz w:val="26"/>
          <w:szCs w:val="26"/>
        </w:rPr>
        <w:t xml:space="preserve"> </w:t>
      </w:r>
      <w:r w:rsidR="00DF0785">
        <w:rPr>
          <w:sz w:val="26"/>
          <w:szCs w:val="26"/>
        </w:rPr>
        <w:t>(</w:t>
      </w:r>
      <w:r w:rsidRPr="00933E8E">
        <w:rPr>
          <w:sz w:val="26"/>
          <w:szCs w:val="26"/>
        </w:rPr>
        <w:t>приложени</w:t>
      </w:r>
      <w:r w:rsidR="00DF0785">
        <w:rPr>
          <w:sz w:val="26"/>
          <w:szCs w:val="26"/>
        </w:rPr>
        <w:t>е</w:t>
      </w:r>
      <w:r w:rsidRPr="00933E8E">
        <w:rPr>
          <w:sz w:val="26"/>
          <w:szCs w:val="26"/>
        </w:rPr>
        <w:t xml:space="preserve"> </w:t>
      </w:r>
      <w:r w:rsidR="00CB3A56">
        <w:rPr>
          <w:sz w:val="26"/>
          <w:szCs w:val="26"/>
        </w:rPr>
        <w:t>Д</w:t>
      </w:r>
      <w:r w:rsidR="00DF0785">
        <w:rPr>
          <w:sz w:val="26"/>
          <w:szCs w:val="26"/>
        </w:rPr>
        <w:t>)</w:t>
      </w:r>
      <w:r w:rsidR="00CB3A56">
        <w:rPr>
          <w:sz w:val="26"/>
          <w:szCs w:val="26"/>
        </w:rPr>
        <w:t>.</w:t>
      </w:r>
    </w:p>
    <w:p w:rsidR="000069C6" w:rsidRDefault="0052251F" w:rsidP="00C000E6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2251F">
        <w:rPr>
          <w:sz w:val="26"/>
          <w:szCs w:val="26"/>
        </w:rPr>
        <w:t>В р</w:t>
      </w:r>
      <w:r w:rsidR="00F70E85" w:rsidRPr="0052251F">
        <w:rPr>
          <w:sz w:val="26"/>
          <w:szCs w:val="26"/>
        </w:rPr>
        <w:t>аздел</w:t>
      </w:r>
      <w:r w:rsidRPr="0052251F">
        <w:rPr>
          <w:sz w:val="26"/>
          <w:szCs w:val="26"/>
        </w:rPr>
        <w:t>е</w:t>
      </w:r>
      <w:r w:rsidR="00F70E85" w:rsidRPr="0052251F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Анализ и прогноз финансового состояния</w:t>
      </w:r>
      <w:r w:rsidR="00F70E85" w:rsidRPr="0052251F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4A7637" w:rsidRPr="0052251F">
        <w:rPr>
          <w:sz w:val="26"/>
          <w:szCs w:val="26"/>
        </w:rPr>
        <w:t xml:space="preserve">отражается </w:t>
      </w:r>
      <w:r w:rsidR="007351DF" w:rsidRPr="0052251F">
        <w:rPr>
          <w:sz w:val="26"/>
          <w:szCs w:val="26"/>
        </w:rPr>
        <w:t>анализ и прогноз финансового состояния</w:t>
      </w:r>
      <w:r w:rsidR="000069C6" w:rsidRPr="0052251F">
        <w:rPr>
          <w:sz w:val="26"/>
          <w:szCs w:val="26"/>
        </w:rPr>
        <w:t xml:space="preserve"> </w:t>
      </w:r>
      <w:r w:rsidR="00EB53A8" w:rsidRPr="0052251F">
        <w:rPr>
          <w:sz w:val="26"/>
          <w:szCs w:val="26"/>
        </w:rPr>
        <w:t>инициатора и</w:t>
      </w:r>
      <w:r w:rsidR="004A7637" w:rsidRPr="0052251F">
        <w:rPr>
          <w:sz w:val="26"/>
          <w:szCs w:val="26"/>
        </w:rPr>
        <w:t xml:space="preserve"> способность выполнить принимаемые </w:t>
      </w:r>
      <w:r w:rsidR="00215B38" w:rsidRPr="0052251F">
        <w:rPr>
          <w:sz w:val="26"/>
          <w:szCs w:val="26"/>
        </w:rPr>
        <w:t xml:space="preserve">обязательства </w:t>
      </w:r>
      <w:r w:rsidR="000069C6" w:rsidRPr="0052251F">
        <w:rPr>
          <w:sz w:val="26"/>
          <w:szCs w:val="26"/>
        </w:rPr>
        <w:t xml:space="preserve">по реализации </w:t>
      </w:r>
      <w:r w:rsidR="00B65A02" w:rsidRPr="0052251F">
        <w:rPr>
          <w:sz w:val="26"/>
          <w:szCs w:val="26"/>
        </w:rPr>
        <w:t>ИП</w:t>
      </w:r>
      <w:r w:rsidR="000069C6" w:rsidRPr="0052251F">
        <w:rPr>
          <w:sz w:val="26"/>
          <w:szCs w:val="26"/>
        </w:rPr>
        <w:t>.</w:t>
      </w:r>
    </w:p>
    <w:p w:rsidR="001155F1" w:rsidRDefault="001155F1" w:rsidP="00C000E6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 «</w:t>
      </w:r>
      <w:r w:rsidRPr="0085056B">
        <w:rPr>
          <w:b/>
          <w:sz w:val="26"/>
          <w:szCs w:val="26"/>
        </w:rPr>
        <w:t>Анализ и прогноз финансового состояния</w:t>
      </w:r>
      <w:r w:rsidRPr="0052251F">
        <w:rPr>
          <w:sz w:val="26"/>
          <w:szCs w:val="26"/>
        </w:rPr>
        <w:t>»</w:t>
      </w:r>
      <w:r>
        <w:rPr>
          <w:sz w:val="26"/>
          <w:szCs w:val="26"/>
        </w:rPr>
        <w:t xml:space="preserve"> состоит из следующих подразделов:</w:t>
      </w:r>
    </w:p>
    <w:p w:rsidR="004B350C" w:rsidRDefault="004B350C" w:rsidP="004B350C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2A49C1">
        <w:rPr>
          <w:rFonts w:eastAsia="Calibri"/>
          <w:sz w:val="26"/>
          <w:szCs w:val="26"/>
          <w:lang w:eastAsia="en-US"/>
        </w:rPr>
        <w:t>Анализ финансового со</w:t>
      </w:r>
      <w:r>
        <w:rPr>
          <w:rFonts w:eastAsia="Calibri"/>
          <w:sz w:val="26"/>
          <w:szCs w:val="26"/>
          <w:lang w:eastAsia="en-US"/>
        </w:rPr>
        <w:t>с</w:t>
      </w:r>
      <w:r w:rsidRPr="002A49C1">
        <w:rPr>
          <w:rFonts w:eastAsia="Calibri"/>
          <w:sz w:val="26"/>
          <w:szCs w:val="26"/>
          <w:lang w:eastAsia="en-US"/>
        </w:rPr>
        <w:t>тояния</w:t>
      </w:r>
      <w:r>
        <w:rPr>
          <w:sz w:val="26"/>
          <w:szCs w:val="26"/>
        </w:rPr>
        <w:t>»;</w:t>
      </w:r>
    </w:p>
    <w:p w:rsidR="004B350C" w:rsidRDefault="004B350C" w:rsidP="004B350C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E129E4">
        <w:rPr>
          <w:rFonts w:eastAsia="Calibri"/>
          <w:sz w:val="26"/>
          <w:szCs w:val="26"/>
          <w:lang w:eastAsia="en-US"/>
        </w:rPr>
        <w:t>Прогноз</w:t>
      </w:r>
      <w:r>
        <w:rPr>
          <w:rFonts w:eastAsia="Calibri"/>
          <w:sz w:val="26"/>
          <w:szCs w:val="26"/>
          <w:lang w:eastAsia="en-US"/>
        </w:rPr>
        <w:t xml:space="preserve"> финансового</w:t>
      </w:r>
      <w:r w:rsidRPr="00E129E4">
        <w:rPr>
          <w:rFonts w:eastAsia="Calibri"/>
          <w:sz w:val="26"/>
          <w:szCs w:val="26"/>
          <w:lang w:eastAsia="en-US"/>
        </w:rPr>
        <w:t xml:space="preserve"> </w:t>
      </w:r>
      <w:r>
        <w:rPr>
          <w:rFonts w:eastAsia="Calibri"/>
          <w:sz w:val="26"/>
          <w:szCs w:val="26"/>
          <w:lang w:eastAsia="en-US"/>
        </w:rPr>
        <w:t>состояния</w:t>
      </w:r>
      <w:r>
        <w:rPr>
          <w:sz w:val="26"/>
          <w:szCs w:val="26"/>
        </w:rPr>
        <w:t>».</w:t>
      </w:r>
    </w:p>
    <w:p w:rsidR="00A675C2" w:rsidRDefault="0052251F" w:rsidP="001155F1">
      <w:pPr>
        <w:pStyle w:val="afd"/>
        <w:ind w:firstLine="709"/>
        <w:rPr>
          <w:sz w:val="26"/>
          <w:szCs w:val="26"/>
        </w:rPr>
      </w:pPr>
      <w:r>
        <w:rPr>
          <w:sz w:val="26"/>
          <w:szCs w:val="26"/>
        </w:rPr>
        <w:t>В п</w:t>
      </w:r>
      <w:r w:rsidR="00A85B2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A85B28">
        <w:rPr>
          <w:sz w:val="26"/>
          <w:szCs w:val="26"/>
        </w:rPr>
        <w:t xml:space="preserve"> «</w:t>
      </w:r>
      <w:r w:rsidR="00820D84">
        <w:rPr>
          <w:sz w:val="26"/>
          <w:szCs w:val="26"/>
        </w:rPr>
        <w:t>Анализ финансового состояния</w:t>
      </w:r>
      <w:r w:rsidR="00A85B28">
        <w:rPr>
          <w:sz w:val="26"/>
          <w:szCs w:val="26"/>
        </w:rPr>
        <w:t>»</w:t>
      </w:r>
      <w:r w:rsidR="00F339B4">
        <w:rPr>
          <w:sz w:val="26"/>
          <w:szCs w:val="26"/>
        </w:rPr>
        <w:t xml:space="preserve"> пред</w:t>
      </w:r>
      <w:r w:rsidR="00A85B28">
        <w:rPr>
          <w:sz w:val="26"/>
          <w:szCs w:val="26"/>
        </w:rPr>
        <w:t xml:space="preserve">ставляется информация </w:t>
      </w:r>
      <w:r w:rsidR="00A675C2">
        <w:rPr>
          <w:sz w:val="26"/>
          <w:szCs w:val="26"/>
        </w:rPr>
        <w:t>в виде следующих показателей:</w:t>
      </w:r>
    </w:p>
    <w:p w:rsidR="00A85B28" w:rsidRPr="00A85B28" w:rsidRDefault="00A31266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к</w:t>
      </w:r>
      <w:r w:rsidR="00A85B28" w:rsidRPr="00A85B28">
        <w:rPr>
          <w:sz w:val="26"/>
          <w:szCs w:val="26"/>
        </w:rPr>
        <w:t>оэффициент абсолютной ликвидности - отношение высоколиквидных активов (денежных средств, ценных бумаг и счетов к получению) к текущим пассивам. Удовлетворительному финансовому положению предприятия обычно отвечают значения этого коэффициента, превышающие 0,8-1,0</w:t>
      </w:r>
      <w:r w:rsidR="00820D84">
        <w:rPr>
          <w:sz w:val="26"/>
          <w:szCs w:val="26"/>
        </w:rPr>
        <w:t>;</w:t>
      </w:r>
    </w:p>
    <w:p w:rsidR="007F75D3" w:rsidRPr="00A85B28" w:rsidRDefault="00A85B28" w:rsidP="007F75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85B28">
        <w:rPr>
          <w:sz w:val="26"/>
          <w:szCs w:val="26"/>
        </w:rPr>
        <w:t>- коэффициент финансовой устойчивости - отношение собственных средств предприятия и субсидий к заемным средствам. Этот коэффициент обычно анализируется банками при решении вопроса о предоставлении долгосрочного кредита</w:t>
      </w:r>
      <w:r w:rsidR="007F75D3">
        <w:rPr>
          <w:sz w:val="26"/>
          <w:szCs w:val="26"/>
        </w:rPr>
        <w:t xml:space="preserve">. </w:t>
      </w:r>
      <w:r w:rsidR="007F75D3" w:rsidRPr="00A85B28">
        <w:rPr>
          <w:sz w:val="26"/>
          <w:szCs w:val="26"/>
        </w:rPr>
        <w:t xml:space="preserve">Удовлетворительному финансовому положению предприятия обычно отвечают значения этого коэффициента, превышающие </w:t>
      </w:r>
      <w:r w:rsidR="007F75D3">
        <w:rPr>
          <w:sz w:val="26"/>
          <w:szCs w:val="26"/>
        </w:rPr>
        <w:t>0,75</w:t>
      </w:r>
      <w:r w:rsidR="00D468D8">
        <w:rPr>
          <w:sz w:val="26"/>
          <w:szCs w:val="26"/>
        </w:rPr>
        <w:t>-0,9</w:t>
      </w:r>
      <w:r w:rsidR="00820D84">
        <w:rPr>
          <w:sz w:val="26"/>
          <w:szCs w:val="26"/>
        </w:rPr>
        <w:t>;</w:t>
      </w:r>
    </w:p>
    <w:p w:rsidR="00D468D8" w:rsidRPr="00A85B28" w:rsidRDefault="00A85B28" w:rsidP="00D468D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85B28">
        <w:rPr>
          <w:sz w:val="26"/>
          <w:szCs w:val="26"/>
        </w:rPr>
        <w:t>- коэффициент платежеспособности - отношение заемных средств (общая сумма долгосрочной и краткосрочной задолженности) к собственным средствам.</w:t>
      </w:r>
      <w:r w:rsidR="00D468D8">
        <w:rPr>
          <w:sz w:val="26"/>
          <w:szCs w:val="26"/>
        </w:rPr>
        <w:t xml:space="preserve"> </w:t>
      </w:r>
      <w:r w:rsidR="00D468D8" w:rsidRPr="00A85B28">
        <w:rPr>
          <w:sz w:val="26"/>
          <w:szCs w:val="26"/>
        </w:rPr>
        <w:t xml:space="preserve">Удовлетворительному финансовому положению предприятия обычно отвечают значения этого коэффициента, превышающие </w:t>
      </w:r>
      <w:r w:rsidR="00D468D8">
        <w:rPr>
          <w:sz w:val="26"/>
          <w:szCs w:val="26"/>
        </w:rPr>
        <w:t>0,5-0,7.</w:t>
      </w:r>
    </w:p>
    <w:p w:rsidR="0045164C" w:rsidRDefault="00CB533A" w:rsidP="0045164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Д</w:t>
      </w:r>
      <w:r w:rsidR="0045164C">
        <w:rPr>
          <w:sz w:val="26"/>
          <w:szCs w:val="26"/>
        </w:rPr>
        <w:t xml:space="preserve">ля расчета показателей </w:t>
      </w:r>
      <w:r>
        <w:rPr>
          <w:sz w:val="26"/>
          <w:szCs w:val="26"/>
        </w:rPr>
        <w:t>используются данные</w:t>
      </w:r>
      <w:r w:rsidR="0045164C">
        <w:rPr>
          <w:sz w:val="26"/>
          <w:szCs w:val="26"/>
        </w:rPr>
        <w:t xml:space="preserve"> </w:t>
      </w:r>
      <w:r w:rsidR="00693AF6">
        <w:rPr>
          <w:sz w:val="26"/>
          <w:szCs w:val="26"/>
        </w:rPr>
        <w:t>бухгалтерской отчетности</w:t>
      </w:r>
      <w:r w:rsidR="00CB58C4">
        <w:rPr>
          <w:sz w:val="26"/>
          <w:szCs w:val="26"/>
        </w:rPr>
        <w:t xml:space="preserve"> </w:t>
      </w:r>
      <w:r w:rsidR="00EB53A8">
        <w:rPr>
          <w:sz w:val="26"/>
          <w:szCs w:val="26"/>
        </w:rPr>
        <w:t>инициатора</w:t>
      </w:r>
      <w:r w:rsidR="0045164C">
        <w:rPr>
          <w:sz w:val="26"/>
          <w:szCs w:val="26"/>
        </w:rPr>
        <w:t xml:space="preserve"> на последнюю отчетную дату.</w:t>
      </w:r>
    </w:p>
    <w:p w:rsidR="0052560C" w:rsidRPr="00391AA4" w:rsidRDefault="00015D00" w:rsidP="00015D00">
      <w:pPr>
        <w:pStyle w:val="afd"/>
        <w:ind w:firstLine="709"/>
        <w:jc w:val="both"/>
        <w:rPr>
          <w:rFonts w:eastAsia="Calibri"/>
          <w:color w:val="000000"/>
          <w:sz w:val="26"/>
          <w:szCs w:val="26"/>
        </w:rPr>
      </w:pPr>
      <w:r>
        <w:rPr>
          <w:sz w:val="26"/>
          <w:szCs w:val="26"/>
        </w:rPr>
        <w:t>В п</w:t>
      </w:r>
      <w:r w:rsidR="00A31266">
        <w:rPr>
          <w:sz w:val="26"/>
          <w:szCs w:val="26"/>
        </w:rPr>
        <w:t>одраздел</w:t>
      </w:r>
      <w:r>
        <w:rPr>
          <w:sz w:val="26"/>
          <w:szCs w:val="26"/>
        </w:rPr>
        <w:t>е «</w:t>
      </w:r>
      <w:r w:rsidR="00A85B28" w:rsidRPr="00AF36C7">
        <w:rPr>
          <w:sz w:val="26"/>
          <w:szCs w:val="26"/>
        </w:rPr>
        <w:t>Прогноз</w:t>
      </w:r>
      <w:r w:rsidR="00A85B28">
        <w:rPr>
          <w:sz w:val="26"/>
          <w:szCs w:val="26"/>
        </w:rPr>
        <w:t xml:space="preserve"> финансового</w:t>
      </w:r>
      <w:r w:rsidR="00A85B28" w:rsidRPr="00AF36C7">
        <w:rPr>
          <w:sz w:val="26"/>
          <w:szCs w:val="26"/>
        </w:rPr>
        <w:t xml:space="preserve"> </w:t>
      </w:r>
      <w:r w:rsidR="00A85B28">
        <w:rPr>
          <w:sz w:val="26"/>
          <w:szCs w:val="26"/>
        </w:rPr>
        <w:t>состояния</w:t>
      </w:r>
      <w:r w:rsidR="00A31266">
        <w:rPr>
          <w:sz w:val="26"/>
          <w:szCs w:val="26"/>
        </w:rPr>
        <w:t>»</w:t>
      </w:r>
      <w:r w:rsidR="0052560C" w:rsidRPr="00A85B28">
        <w:rPr>
          <w:sz w:val="26"/>
          <w:szCs w:val="26"/>
        </w:rPr>
        <w:t xml:space="preserve"> оценивается влияние </w:t>
      </w:r>
      <w:r w:rsidR="0052560C">
        <w:rPr>
          <w:sz w:val="26"/>
          <w:szCs w:val="26"/>
        </w:rPr>
        <w:t xml:space="preserve">реализации </w:t>
      </w:r>
      <w:r w:rsidR="00B65A02">
        <w:rPr>
          <w:rFonts w:eastAsia="Calibri"/>
          <w:sz w:val="26"/>
          <w:szCs w:val="26"/>
        </w:rPr>
        <w:t>ИП</w:t>
      </w:r>
      <w:r w:rsidR="0052560C" w:rsidRPr="00391AA4">
        <w:rPr>
          <w:rFonts w:eastAsia="Calibri"/>
          <w:sz w:val="26"/>
          <w:szCs w:val="26"/>
        </w:rPr>
        <w:t xml:space="preserve"> на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 w:rsidR="0052560C">
        <w:rPr>
          <w:rFonts w:eastAsia="Calibri"/>
          <w:color w:val="000000"/>
          <w:sz w:val="26"/>
          <w:szCs w:val="26"/>
        </w:rPr>
        <w:t xml:space="preserve">инициатора </w:t>
      </w:r>
      <w:r w:rsidR="0052560C" w:rsidRPr="00391AA4">
        <w:rPr>
          <w:rFonts w:eastAsia="Calibri"/>
          <w:color w:val="000000"/>
          <w:sz w:val="26"/>
          <w:szCs w:val="26"/>
        </w:rPr>
        <w:t>и</w:t>
      </w:r>
      <w:r w:rsidR="008729BD">
        <w:rPr>
          <w:rFonts w:eastAsia="Calibri"/>
          <w:color w:val="000000"/>
          <w:sz w:val="26"/>
          <w:szCs w:val="26"/>
        </w:rPr>
        <w:t xml:space="preserve"> оценивается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финансов</w:t>
      </w:r>
      <w:r w:rsidR="0052560C">
        <w:rPr>
          <w:rFonts w:eastAsia="Calibri"/>
          <w:color w:val="000000"/>
          <w:sz w:val="26"/>
          <w:szCs w:val="26"/>
        </w:rPr>
        <w:t>ая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реализуемост</w:t>
      </w:r>
      <w:r w:rsidR="0052560C">
        <w:rPr>
          <w:rFonts w:eastAsia="Calibri"/>
          <w:color w:val="000000"/>
          <w:sz w:val="26"/>
          <w:szCs w:val="26"/>
        </w:rPr>
        <w:t>ь</w:t>
      </w:r>
      <w:r w:rsidR="0052560C" w:rsidRPr="00391AA4">
        <w:rPr>
          <w:rFonts w:eastAsia="Calibri"/>
          <w:color w:val="000000"/>
          <w:sz w:val="26"/>
          <w:szCs w:val="26"/>
        </w:rPr>
        <w:t xml:space="preserve">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52560C">
        <w:rPr>
          <w:rFonts w:eastAsia="Calibri"/>
          <w:color w:val="000000"/>
          <w:sz w:val="26"/>
          <w:szCs w:val="26"/>
        </w:rPr>
        <w:t>.</w:t>
      </w:r>
    </w:p>
    <w:p w:rsidR="006D55FE" w:rsidRDefault="00EF368D" w:rsidP="00EF368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F3C94">
        <w:rPr>
          <w:sz w:val="26"/>
          <w:szCs w:val="26"/>
        </w:rPr>
        <w:t>Прогно</w:t>
      </w:r>
      <w:r w:rsidR="00FC15C1">
        <w:rPr>
          <w:sz w:val="26"/>
          <w:szCs w:val="26"/>
        </w:rPr>
        <w:t>зирование финансового состояния</w:t>
      </w:r>
      <w:r>
        <w:rPr>
          <w:sz w:val="26"/>
          <w:szCs w:val="26"/>
        </w:rPr>
        <w:t xml:space="preserve"> </w:t>
      </w:r>
      <w:r w:rsidRPr="00AF3C94">
        <w:rPr>
          <w:sz w:val="26"/>
          <w:szCs w:val="26"/>
        </w:rPr>
        <w:t xml:space="preserve">осуществляется </w:t>
      </w:r>
      <w:r w:rsidR="006D55FE">
        <w:rPr>
          <w:sz w:val="26"/>
          <w:szCs w:val="26"/>
        </w:rPr>
        <w:t xml:space="preserve">на основе метода сопоставления вариантов развития предприятия </w:t>
      </w:r>
      <w:r>
        <w:rPr>
          <w:sz w:val="26"/>
          <w:szCs w:val="26"/>
        </w:rPr>
        <w:t>«</w:t>
      </w:r>
      <w:r w:rsidRPr="00AF3C94">
        <w:rPr>
          <w:sz w:val="26"/>
          <w:szCs w:val="26"/>
        </w:rPr>
        <w:t xml:space="preserve">с </w:t>
      </w:r>
      <w:r>
        <w:rPr>
          <w:sz w:val="26"/>
          <w:szCs w:val="26"/>
        </w:rPr>
        <w:t>проектом»</w:t>
      </w:r>
      <w:r w:rsidRPr="00AF3C94">
        <w:rPr>
          <w:sz w:val="26"/>
          <w:szCs w:val="26"/>
        </w:rPr>
        <w:t xml:space="preserve"> и </w:t>
      </w:r>
      <w:r>
        <w:rPr>
          <w:sz w:val="26"/>
          <w:szCs w:val="26"/>
        </w:rPr>
        <w:t>«</w:t>
      </w:r>
      <w:r w:rsidRPr="00AF3C94">
        <w:rPr>
          <w:sz w:val="26"/>
          <w:szCs w:val="26"/>
        </w:rPr>
        <w:t>без проект</w:t>
      </w:r>
      <w:r>
        <w:rPr>
          <w:sz w:val="26"/>
          <w:szCs w:val="26"/>
        </w:rPr>
        <w:t xml:space="preserve">а» </w:t>
      </w:r>
      <w:r w:rsidR="006D55FE">
        <w:rPr>
          <w:sz w:val="26"/>
          <w:szCs w:val="26"/>
        </w:rPr>
        <w:t>в целом по</w:t>
      </w:r>
      <w:r w:rsidR="009532A5">
        <w:rPr>
          <w:sz w:val="26"/>
          <w:szCs w:val="26"/>
        </w:rPr>
        <w:t xml:space="preserve"> ДО.</w:t>
      </w:r>
      <w:r w:rsidR="006D55FE">
        <w:rPr>
          <w:sz w:val="26"/>
          <w:szCs w:val="26"/>
        </w:rPr>
        <w:t xml:space="preserve"> </w:t>
      </w:r>
    </w:p>
    <w:p w:rsidR="006D55FE" w:rsidRDefault="005104EE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rFonts w:eastAsia="Calibri"/>
          <w:sz w:val="26"/>
          <w:szCs w:val="26"/>
        </w:rPr>
        <w:t>Оценка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>
        <w:rPr>
          <w:rFonts w:eastAsia="Calibri"/>
          <w:color w:val="000000"/>
          <w:sz w:val="26"/>
          <w:szCs w:val="26"/>
        </w:rPr>
        <w:t xml:space="preserve">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877771">
        <w:rPr>
          <w:rFonts w:eastAsia="Calibri"/>
          <w:color w:val="000000"/>
          <w:sz w:val="26"/>
          <w:szCs w:val="26"/>
        </w:rPr>
        <w:t xml:space="preserve"> осуществляется</w:t>
      </w:r>
      <w:r>
        <w:rPr>
          <w:rFonts w:eastAsia="Calibri"/>
          <w:color w:val="000000"/>
          <w:sz w:val="26"/>
          <w:szCs w:val="26"/>
        </w:rPr>
        <w:t xml:space="preserve"> </w:t>
      </w:r>
      <w:r w:rsidR="006D55FE">
        <w:rPr>
          <w:sz w:val="26"/>
          <w:szCs w:val="26"/>
        </w:rPr>
        <w:t xml:space="preserve">в соответствии с </w:t>
      </w:r>
      <w:r w:rsidR="006D55FE" w:rsidRPr="00FC15C1">
        <w:rPr>
          <w:sz w:val="26"/>
          <w:szCs w:val="26"/>
        </w:rPr>
        <w:t xml:space="preserve">приложением </w:t>
      </w:r>
      <w:r w:rsidR="00417A15">
        <w:rPr>
          <w:sz w:val="26"/>
          <w:szCs w:val="26"/>
        </w:rPr>
        <w:t>И</w:t>
      </w:r>
      <w:r w:rsidR="006D55FE" w:rsidRPr="00FC15C1">
        <w:rPr>
          <w:sz w:val="26"/>
          <w:szCs w:val="26"/>
        </w:rPr>
        <w:t>.</w:t>
      </w:r>
    </w:p>
    <w:p w:rsidR="005104EE" w:rsidRDefault="005104EE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rFonts w:eastAsia="Calibri"/>
          <w:color w:val="000000"/>
          <w:sz w:val="26"/>
          <w:szCs w:val="26"/>
        </w:rPr>
      </w:pPr>
      <w:r>
        <w:rPr>
          <w:sz w:val="26"/>
          <w:szCs w:val="26"/>
        </w:rPr>
        <w:t xml:space="preserve">В подразделе необходимо указать результаты </w:t>
      </w:r>
      <w:r>
        <w:rPr>
          <w:rFonts w:eastAsia="Calibri"/>
          <w:sz w:val="26"/>
          <w:szCs w:val="26"/>
        </w:rPr>
        <w:t>оценки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предприятия</w:t>
      </w:r>
      <w:r>
        <w:rPr>
          <w:rFonts w:eastAsia="Calibri"/>
          <w:color w:val="000000"/>
          <w:sz w:val="26"/>
          <w:szCs w:val="26"/>
        </w:rPr>
        <w:t xml:space="preserve"> 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E549A4">
        <w:rPr>
          <w:rFonts w:eastAsia="Calibri"/>
          <w:color w:val="000000"/>
          <w:sz w:val="26"/>
          <w:szCs w:val="26"/>
        </w:rPr>
        <w:t xml:space="preserve"> в виде таблиц по формам РП-4, РЭ-5, РЭ-6</w:t>
      </w:r>
      <w:r w:rsidR="002B6E60">
        <w:rPr>
          <w:rFonts w:eastAsia="Calibri"/>
          <w:color w:val="000000"/>
          <w:sz w:val="26"/>
          <w:szCs w:val="26"/>
        </w:rPr>
        <w:t xml:space="preserve"> в соответствии с</w:t>
      </w:r>
      <w:r w:rsidR="00E549A4">
        <w:rPr>
          <w:rFonts w:eastAsia="Calibri"/>
          <w:color w:val="000000"/>
          <w:sz w:val="26"/>
          <w:szCs w:val="26"/>
        </w:rPr>
        <w:t xml:space="preserve"> </w:t>
      </w:r>
      <w:r w:rsidR="00E549A4" w:rsidRPr="00FC15C1">
        <w:rPr>
          <w:rFonts w:eastAsia="Calibri"/>
          <w:color w:val="000000"/>
          <w:sz w:val="26"/>
          <w:szCs w:val="26"/>
        </w:rPr>
        <w:t>приложени</w:t>
      </w:r>
      <w:r w:rsidR="002B6E60">
        <w:rPr>
          <w:rFonts w:eastAsia="Calibri"/>
          <w:color w:val="000000"/>
          <w:sz w:val="26"/>
          <w:szCs w:val="26"/>
        </w:rPr>
        <w:t>ем</w:t>
      </w:r>
      <w:r w:rsidR="00E549A4" w:rsidRPr="00FC15C1">
        <w:rPr>
          <w:rFonts w:eastAsia="Calibri"/>
          <w:color w:val="000000"/>
          <w:sz w:val="26"/>
          <w:szCs w:val="26"/>
        </w:rPr>
        <w:t xml:space="preserve"> </w:t>
      </w:r>
      <w:r w:rsidR="0004053E">
        <w:rPr>
          <w:rFonts w:eastAsia="Calibri"/>
          <w:color w:val="000000"/>
          <w:sz w:val="26"/>
          <w:szCs w:val="26"/>
        </w:rPr>
        <w:t>К</w:t>
      </w:r>
      <w:r w:rsidR="00E549A4" w:rsidRPr="00FC15C1">
        <w:rPr>
          <w:rFonts w:eastAsia="Calibri"/>
          <w:color w:val="000000"/>
          <w:sz w:val="26"/>
          <w:szCs w:val="26"/>
        </w:rPr>
        <w:t>.</w:t>
      </w:r>
    </w:p>
    <w:p w:rsidR="00E549A4" w:rsidRDefault="00E549A4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rFonts w:eastAsia="Calibri"/>
          <w:color w:val="000000"/>
          <w:sz w:val="26"/>
          <w:szCs w:val="26"/>
        </w:rPr>
        <w:t>На основании полученных данных необходимо подготовить выводы по о</w:t>
      </w:r>
      <w:r>
        <w:rPr>
          <w:rFonts w:eastAsia="Calibri"/>
          <w:sz w:val="26"/>
          <w:szCs w:val="26"/>
        </w:rPr>
        <w:t>ценке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 w:rsidR="001F705F">
        <w:rPr>
          <w:rFonts w:eastAsia="Calibri"/>
          <w:color w:val="000000"/>
          <w:sz w:val="26"/>
          <w:szCs w:val="26"/>
        </w:rPr>
        <w:t>инициатора</w:t>
      </w:r>
      <w:r>
        <w:rPr>
          <w:rFonts w:eastAsia="Calibri"/>
          <w:color w:val="000000"/>
          <w:sz w:val="26"/>
          <w:szCs w:val="26"/>
        </w:rPr>
        <w:t xml:space="preserve"> 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>
        <w:rPr>
          <w:rFonts w:eastAsia="Calibri"/>
          <w:color w:val="000000"/>
          <w:sz w:val="26"/>
          <w:szCs w:val="26"/>
        </w:rPr>
        <w:t>.</w:t>
      </w:r>
    </w:p>
    <w:p w:rsidR="00F70E85" w:rsidRDefault="0085056B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</w:t>
      </w:r>
      <w:r w:rsidR="00F70E85">
        <w:rPr>
          <w:sz w:val="26"/>
          <w:szCs w:val="26"/>
        </w:rPr>
        <w:t>аздел</w:t>
      </w:r>
      <w:r>
        <w:rPr>
          <w:sz w:val="26"/>
          <w:szCs w:val="26"/>
        </w:rPr>
        <w:t>е</w:t>
      </w:r>
      <w:r w:rsidR="00F70E85">
        <w:rPr>
          <w:sz w:val="26"/>
          <w:szCs w:val="26"/>
        </w:rPr>
        <w:t xml:space="preserve"> </w:t>
      </w:r>
      <w:r w:rsidR="00F70E85" w:rsidRPr="00DE0A9D">
        <w:rPr>
          <w:sz w:val="26"/>
          <w:szCs w:val="26"/>
        </w:rPr>
        <w:t>«</w:t>
      </w:r>
      <w:r w:rsidR="00F70E85" w:rsidRPr="002C6B1C">
        <w:rPr>
          <w:b/>
          <w:sz w:val="26"/>
          <w:szCs w:val="26"/>
        </w:rPr>
        <w:t>Расчет инвестиционной эффективности</w:t>
      </w:r>
      <w:r w:rsidR="00F70E85" w:rsidRPr="00DE0A9D">
        <w:rPr>
          <w:sz w:val="26"/>
          <w:szCs w:val="26"/>
        </w:rPr>
        <w:t>»</w:t>
      </w:r>
      <w:r>
        <w:rPr>
          <w:sz w:val="26"/>
          <w:szCs w:val="26"/>
        </w:rPr>
        <w:t xml:space="preserve"> определяется эффективность ИП</w:t>
      </w:r>
      <w:r w:rsidR="00FB0101">
        <w:rPr>
          <w:sz w:val="26"/>
          <w:szCs w:val="26"/>
        </w:rPr>
        <w:t>.</w:t>
      </w:r>
    </w:p>
    <w:p w:rsidR="00BA1CDD" w:rsidRDefault="00495EDF" w:rsidP="00BA1CD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Эффективность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оценивается по </w:t>
      </w:r>
      <w:r w:rsidR="00CC78C3">
        <w:rPr>
          <w:sz w:val="26"/>
          <w:szCs w:val="26"/>
        </w:rPr>
        <w:t>следующим</w:t>
      </w:r>
      <w:r>
        <w:rPr>
          <w:sz w:val="26"/>
          <w:szCs w:val="26"/>
        </w:rPr>
        <w:t xml:space="preserve"> показателям:</w:t>
      </w:r>
      <w:r w:rsidR="00447974">
        <w:rPr>
          <w:sz w:val="26"/>
          <w:szCs w:val="26"/>
        </w:rPr>
        <w:t xml:space="preserve"> </w:t>
      </w:r>
      <w:r w:rsidR="0022665A" w:rsidRPr="0022665A">
        <w:rPr>
          <w:sz w:val="26"/>
          <w:szCs w:val="26"/>
        </w:rPr>
        <w:t>ЧДД</w:t>
      </w:r>
      <w:r w:rsidR="00447974">
        <w:rPr>
          <w:sz w:val="26"/>
          <w:szCs w:val="26"/>
        </w:rPr>
        <w:t xml:space="preserve">, </w:t>
      </w:r>
      <w:r w:rsidR="00CC78C3">
        <w:rPr>
          <w:sz w:val="26"/>
          <w:szCs w:val="26"/>
        </w:rPr>
        <w:t>PI</w:t>
      </w:r>
      <w:r w:rsidR="00447974">
        <w:rPr>
          <w:sz w:val="26"/>
          <w:szCs w:val="26"/>
        </w:rPr>
        <w:t xml:space="preserve">, </w:t>
      </w:r>
      <w:r w:rsidR="0022665A" w:rsidRPr="0022665A">
        <w:rPr>
          <w:sz w:val="26"/>
          <w:szCs w:val="26"/>
        </w:rPr>
        <w:t>IRR</w:t>
      </w:r>
      <w:r w:rsidR="00447974">
        <w:rPr>
          <w:sz w:val="26"/>
          <w:szCs w:val="26"/>
        </w:rPr>
        <w:t xml:space="preserve">, </w:t>
      </w:r>
      <w:r w:rsidR="0022665A" w:rsidRPr="0022665A">
        <w:rPr>
          <w:sz w:val="26"/>
          <w:szCs w:val="26"/>
        </w:rPr>
        <w:t>DРР.</w:t>
      </w:r>
      <w:r w:rsidR="00447974">
        <w:rPr>
          <w:sz w:val="26"/>
          <w:szCs w:val="26"/>
        </w:rPr>
        <w:t xml:space="preserve"> </w:t>
      </w:r>
      <w:r w:rsidR="00BA1CDD">
        <w:rPr>
          <w:sz w:val="26"/>
          <w:szCs w:val="26"/>
        </w:rPr>
        <w:t>Р</w:t>
      </w:r>
      <w:r w:rsidR="00BA1CDD" w:rsidRPr="006D6ACC">
        <w:rPr>
          <w:sz w:val="26"/>
          <w:szCs w:val="26"/>
        </w:rPr>
        <w:t>асчет показателей</w:t>
      </w:r>
      <w:r w:rsidR="00BA1CDD">
        <w:rPr>
          <w:sz w:val="26"/>
          <w:szCs w:val="26"/>
        </w:rPr>
        <w:t xml:space="preserve"> инвестиционной</w:t>
      </w:r>
      <w:r w:rsidR="00BA1CDD" w:rsidRPr="006D6ACC">
        <w:rPr>
          <w:sz w:val="26"/>
          <w:szCs w:val="26"/>
        </w:rPr>
        <w:t xml:space="preserve"> эффективности </w:t>
      </w:r>
      <w:r w:rsidR="00BA1CDD">
        <w:rPr>
          <w:sz w:val="26"/>
          <w:szCs w:val="26"/>
        </w:rPr>
        <w:t>проекта осуществляется в соответствии с</w:t>
      </w:r>
      <w:r w:rsidR="00BA1CDD" w:rsidRPr="00BA1CDD">
        <w:rPr>
          <w:sz w:val="26"/>
          <w:szCs w:val="26"/>
        </w:rPr>
        <w:t xml:space="preserve"> </w:t>
      </w:r>
      <w:r w:rsidR="00BA1CDD" w:rsidRPr="006D6ACC">
        <w:rPr>
          <w:sz w:val="26"/>
          <w:szCs w:val="26"/>
        </w:rPr>
        <w:t>МД ИПВР 6.3</w:t>
      </w:r>
      <w:r w:rsidR="006C2D15" w:rsidRPr="005164D2">
        <w:rPr>
          <w:sz w:val="26"/>
          <w:szCs w:val="26"/>
        </w:rPr>
        <w:t>–</w:t>
      </w:r>
      <w:r w:rsidR="00BA1CDD" w:rsidRPr="006D6ACC">
        <w:rPr>
          <w:sz w:val="26"/>
          <w:szCs w:val="26"/>
        </w:rPr>
        <w:t>12.</w:t>
      </w:r>
    </w:p>
    <w:p w:rsidR="00BC035A" w:rsidRDefault="0045523A" w:rsidP="00BA1CD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Полученные п</w:t>
      </w:r>
      <w:r w:rsidR="00BC035A">
        <w:rPr>
          <w:sz w:val="26"/>
          <w:szCs w:val="26"/>
        </w:rPr>
        <w:t>оказатели инвестиционной эффективности</w:t>
      </w:r>
      <w:r>
        <w:rPr>
          <w:sz w:val="26"/>
          <w:szCs w:val="26"/>
        </w:rPr>
        <w:t xml:space="preserve"> проекта</w:t>
      </w:r>
      <w:r w:rsidR="00BC035A">
        <w:rPr>
          <w:sz w:val="26"/>
          <w:szCs w:val="26"/>
        </w:rPr>
        <w:t xml:space="preserve"> приводятся в </w:t>
      </w:r>
      <w:r>
        <w:rPr>
          <w:sz w:val="26"/>
          <w:szCs w:val="26"/>
        </w:rPr>
        <w:t xml:space="preserve">виде таблицы 5 </w:t>
      </w:r>
      <w:r w:rsidR="00861B75">
        <w:rPr>
          <w:sz w:val="26"/>
          <w:szCs w:val="26"/>
        </w:rPr>
        <w:t>(</w:t>
      </w:r>
      <w:r w:rsidRPr="00BF3310">
        <w:rPr>
          <w:sz w:val="26"/>
          <w:szCs w:val="26"/>
        </w:rPr>
        <w:t>приложени</w:t>
      </w:r>
      <w:r w:rsidR="00861B75">
        <w:rPr>
          <w:sz w:val="26"/>
          <w:szCs w:val="26"/>
        </w:rPr>
        <w:t>е</w:t>
      </w:r>
      <w:r w:rsidR="002E2803">
        <w:rPr>
          <w:sz w:val="26"/>
          <w:szCs w:val="26"/>
        </w:rPr>
        <w:t xml:space="preserve"> Д</w:t>
      </w:r>
      <w:r w:rsidR="00861B75">
        <w:rPr>
          <w:sz w:val="26"/>
          <w:szCs w:val="26"/>
        </w:rPr>
        <w:t>)</w:t>
      </w:r>
      <w:r w:rsidRPr="00BF3310">
        <w:rPr>
          <w:sz w:val="26"/>
          <w:szCs w:val="26"/>
        </w:rPr>
        <w:t>.</w:t>
      </w:r>
    </w:p>
    <w:p w:rsidR="007F7798" w:rsidRDefault="00162371" w:rsidP="006726A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На основании</w:t>
      </w:r>
      <w:r w:rsidR="00B5187A" w:rsidRPr="00F82F8F">
        <w:rPr>
          <w:sz w:val="26"/>
          <w:szCs w:val="26"/>
        </w:rPr>
        <w:t xml:space="preserve"> </w:t>
      </w:r>
      <w:r w:rsidRPr="00F82F8F">
        <w:rPr>
          <w:sz w:val="26"/>
          <w:szCs w:val="26"/>
        </w:rPr>
        <w:t>полученн</w:t>
      </w:r>
      <w:r>
        <w:rPr>
          <w:sz w:val="26"/>
          <w:szCs w:val="26"/>
        </w:rPr>
        <w:t>ой</w:t>
      </w:r>
      <w:r w:rsidR="00B5187A" w:rsidRPr="00F82F8F">
        <w:rPr>
          <w:sz w:val="26"/>
          <w:szCs w:val="26"/>
        </w:rPr>
        <w:t xml:space="preserve"> и</w:t>
      </w:r>
      <w:r>
        <w:rPr>
          <w:sz w:val="26"/>
          <w:szCs w:val="26"/>
        </w:rPr>
        <w:t xml:space="preserve">нформации </w:t>
      </w:r>
      <w:r w:rsidR="00B5187A">
        <w:rPr>
          <w:sz w:val="26"/>
          <w:szCs w:val="26"/>
        </w:rPr>
        <w:t>инициатор</w:t>
      </w:r>
      <w:r>
        <w:rPr>
          <w:sz w:val="26"/>
          <w:szCs w:val="26"/>
        </w:rPr>
        <w:t xml:space="preserve"> </w:t>
      </w:r>
      <w:r w:rsidR="007F7798">
        <w:rPr>
          <w:sz w:val="26"/>
          <w:szCs w:val="26"/>
        </w:rPr>
        <w:t>делает выводы о</w:t>
      </w:r>
      <w:r w:rsidR="00B5187A" w:rsidRPr="00F82F8F">
        <w:rPr>
          <w:sz w:val="26"/>
          <w:szCs w:val="26"/>
        </w:rPr>
        <w:t xml:space="preserve"> привлекательност</w:t>
      </w:r>
      <w:r w:rsidR="007F7798">
        <w:rPr>
          <w:sz w:val="26"/>
          <w:szCs w:val="26"/>
        </w:rPr>
        <w:t>и</w:t>
      </w:r>
      <w:r w:rsidR="00B5187A" w:rsidRPr="00F82F8F">
        <w:rPr>
          <w:sz w:val="26"/>
          <w:szCs w:val="26"/>
        </w:rPr>
        <w:t xml:space="preserve"> и эффективност</w:t>
      </w:r>
      <w:r w:rsidR="007F7798">
        <w:rPr>
          <w:sz w:val="26"/>
          <w:szCs w:val="26"/>
        </w:rPr>
        <w:t>и</w:t>
      </w:r>
      <w:r w:rsidR="00B5187A" w:rsidRPr="00F82F8F">
        <w:rPr>
          <w:sz w:val="26"/>
          <w:szCs w:val="26"/>
        </w:rPr>
        <w:t xml:space="preserve"> </w:t>
      </w:r>
      <w:r w:rsidR="00B65A02">
        <w:rPr>
          <w:sz w:val="26"/>
          <w:szCs w:val="26"/>
        </w:rPr>
        <w:t>ИП</w:t>
      </w:r>
      <w:r w:rsidR="007F7798">
        <w:rPr>
          <w:sz w:val="26"/>
          <w:szCs w:val="26"/>
        </w:rPr>
        <w:t>.</w:t>
      </w:r>
    </w:p>
    <w:p w:rsidR="00A31266" w:rsidRPr="002F3E44" w:rsidRDefault="002F3E44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F3E44">
        <w:rPr>
          <w:sz w:val="26"/>
          <w:szCs w:val="26"/>
        </w:rPr>
        <w:t>В р</w:t>
      </w:r>
      <w:r w:rsidR="00F70E85" w:rsidRPr="002F3E44">
        <w:rPr>
          <w:sz w:val="26"/>
          <w:szCs w:val="26"/>
        </w:rPr>
        <w:t>аздел</w:t>
      </w:r>
      <w:r w:rsidRPr="002F3E44">
        <w:rPr>
          <w:sz w:val="26"/>
          <w:szCs w:val="26"/>
        </w:rPr>
        <w:t>е</w:t>
      </w:r>
      <w:r w:rsidR="00F70E85" w:rsidRPr="002F3E44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Анализ рисков</w:t>
      </w:r>
      <w:r w:rsidR="00F70E85" w:rsidRPr="002F3E44">
        <w:rPr>
          <w:sz w:val="26"/>
          <w:szCs w:val="26"/>
        </w:rPr>
        <w:t>»</w:t>
      </w:r>
      <w:r w:rsidRPr="002F3E44">
        <w:rPr>
          <w:sz w:val="26"/>
          <w:szCs w:val="26"/>
        </w:rPr>
        <w:t xml:space="preserve"> </w:t>
      </w:r>
      <w:r w:rsidR="002224CF" w:rsidRPr="002F3E44">
        <w:rPr>
          <w:sz w:val="26"/>
          <w:szCs w:val="26"/>
        </w:rPr>
        <w:t>определяются основные риски реа</w:t>
      </w:r>
      <w:r w:rsidR="00C81A5A" w:rsidRPr="002F3E44">
        <w:rPr>
          <w:sz w:val="26"/>
          <w:szCs w:val="26"/>
        </w:rPr>
        <w:t xml:space="preserve">лизации </w:t>
      </w:r>
      <w:r w:rsidR="00B65A02" w:rsidRPr="002F3E44">
        <w:rPr>
          <w:sz w:val="26"/>
          <w:szCs w:val="26"/>
        </w:rPr>
        <w:t>ИП</w:t>
      </w:r>
      <w:r w:rsidR="00502505" w:rsidRPr="002F3E44">
        <w:rPr>
          <w:sz w:val="26"/>
          <w:szCs w:val="26"/>
        </w:rPr>
        <w:t xml:space="preserve"> и влияние</w:t>
      </w:r>
      <w:r w:rsidR="00A31266" w:rsidRPr="002F3E44">
        <w:rPr>
          <w:sz w:val="26"/>
          <w:szCs w:val="26"/>
        </w:rPr>
        <w:t xml:space="preserve"> рисков на результаты проекта.</w:t>
      </w:r>
    </w:p>
    <w:p w:rsidR="006B7C89" w:rsidRPr="00C81A5A" w:rsidRDefault="00CC6A19" w:rsidP="006B7C89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="006B7C89">
        <w:rPr>
          <w:sz w:val="26"/>
          <w:szCs w:val="26"/>
        </w:rPr>
        <w:t>аздел подготавливается в соответствии с</w:t>
      </w:r>
      <w:r w:rsidR="00A03C49">
        <w:rPr>
          <w:sz w:val="26"/>
          <w:szCs w:val="26"/>
        </w:rPr>
        <w:t xml:space="preserve"> положением </w:t>
      </w:r>
      <w:r w:rsidR="00A03C49" w:rsidRPr="00A03C49">
        <w:rPr>
          <w:sz w:val="26"/>
          <w:szCs w:val="26"/>
        </w:rPr>
        <w:t>[8]</w:t>
      </w:r>
      <w:r w:rsidR="006B7C89">
        <w:rPr>
          <w:sz w:val="26"/>
          <w:szCs w:val="26"/>
        </w:rPr>
        <w:t>.</w:t>
      </w:r>
    </w:p>
    <w:p w:rsidR="006B7C89" w:rsidRPr="00203913" w:rsidRDefault="006B7C89" w:rsidP="006B7C89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проектов с объемом инвестиций менее </w:t>
      </w:r>
      <w:r w:rsidR="00302B26">
        <w:rPr>
          <w:sz w:val="26"/>
          <w:szCs w:val="26"/>
        </w:rPr>
        <w:t xml:space="preserve">200 </w:t>
      </w:r>
      <w:r>
        <w:rPr>
          <w:sz w:val="26"/>
          <w:szCs w:val="26"/>
        </w:rPr>
        <w:t>млн. руб</w:t>
      </w:r>
      <w:r w:rsidR="003E7082">
        <w:rPr>
          <w:sz w:val="26"/>
          <w:szCs w:val="26"/>
        </w:rPr>
        <w:t xml:space="preserve">. </w:t>
      </w:r>
      <w:r>
        <w:rPr>
          <w:sz w:val="26"/>
          <w:szCs w:val="26"/>
        </w:rPr>
        <w:t>раздел не заполняется.</w:t>
      </w:r>
    </w:p>
    <w:p w:rsidR="00F85E45" w:rsidRPr="002F3E44" w:rsidRDefault="002F3E44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F3E44">
        <w:rPr>
          <w:sz w:val="26"/>
          <w:szCs w:val="26"/>
        </w:rPr>
        <w:t xml:space="preserve">В </w:t>
      </w:r>
      <w:r w:rsidR="00F70E85" w:rsidRPr="002F3E44">
        <w:rPr>
          <w:sz w:val="26"/>
          <w:szCs w:val="26"/>
        </w:rPr>
        <w:t>Раздел</w:t>
      </w:r>
      <w:r w:rsidRPr="002F3E44">
        <w:rPr>
          <w:sz w:val="26"/>
          <w:szCs w:val="26"/>
        </w:rPr>
        <w:t>е</w:t>
      </w:r>
      <w:r w:rsidR="00F70E85" w:rsidRPr="002F3E44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Организационная схема реализации</w:t>
      </w:r>
      <w:r w:rsidR="005F2CFC" w:rsidRPr="0085056B">
        <w:rPr>
          <w:b/>
          <w:sz w:val="26"/>
          <w:szCs w:val="26"/>
        </w:rPr>
        <w:t xml:space="preserve"> инвестиционного</w:t>
      </w:r>
      <w:r w:rsidR="00F70E85" w:rsidRPr="0085056B">
        <w:rPr>
          <w:b/>
          <w:sz w:val="26"/>
          <w:szCs w:val="26"/>
        </w:rPr>
        <w:t xml:space="preserve"> проекта</w:t>
      </w:r>
      <w:r w:rsidR="00F70E85" w:rsidRPr="002F3E44">
        <w:rPr>
          <w:sz w:val="26"/>
          <w:szCs w:val="26"/>
        </w:rPr>
        <w:t>»</w:t>
      </w:r>
      <w:r w:rsidRPr="002F3E44">
        <w:rPr>
          <w:sz w:val="26"/>
          <w:szCs w:val="26"/>
        </w:rPr>
        <w:t xml:space="preserve"> </w:t>
      </w:r>
      <w:r w:rsidR="00EF516E" w:rsidRPr="002F3E44">
        <w:rPr>
          <w:sz w:val="26"/>
          <w:szCs w:val="26"/>
        </w:rPr>
        <w:t>устанавливается организационная структура участников проекта с указанием основных участников проекта</w:t>
      </w:r>
      <w:r w:rsidR="000F25C6" w:rsidRPr="002F3E44">
        <w:rPr>
          <w:sz w:val="26"/>
          <w:szCs w:val="26"/>
        </w:rPr>
        <w:t>,</w:t>
      </w:r>
      <w:r w:rsidR="00EF516E" w:rsidRPr="002F3E44">
        <w:rPr>
          <w:sz w:val="26"/>
          <w:szCs w:val="26"/>
        </w:rPr>
        <w:t xml:space="preserve"> их ролей при реа</w:t>
      </w:r>
      <w:r w:rsidR="008A159C" w:rsidRPr="002F3E44">
        <w:rPr>
          <w:sz w:val="26"/>
          <w:szCs w:val="26"/>
        </w:rPr>
        <w:t xml:space="preserve">лизации </w:t>
      </w:r>
      <w:r w:rsidR="00B65A02" w:rsidRPr="002F3E44">
        <w:rPr>
          <w:sz w:val="26"/>
          <w:szCs w:val="26"/>
        </w:rPr>
        <w:t>ИП</w:t>
      </w:r>
      <w:r w:rsidR="000F25C6" w:rsidRPr="002F3E44">
        <w:rPr>
          <w:sz w:val="26"/>
          <w:szCs w:val="26"/>
        </w:rPr>
        <w:t>, возможных условий и ограничений по их участию</w:t>
      </w:r>
      <w:r w:rsidR="008A159C" w:rsidRPr="002F3E44">
        <w:rPr>
          <w:sz w:val="26"/>
          <w:szCs w:val="26"/>
        </w:rPr>
        <w:t xml:space="preserve"> и р</w:t>
      </w:r>
      <w:r w:rsidR="009556EC" w:rsidRPr="002F3E44">
        <w:rPr>
          <w:sz w:val="26"/>
          <w:szCs w:val="26"/>
        </w:rPr>
        <w:t xml:space="preserve">азрабатывается матрица ответственности, определяющая полномочия и ответственность участников </w:t>
      </w:r>
      <w:r w:rsidR="00B65A02" w:rsidRPr="002F3E44">
        <w:rPr>
          <w:sz w:val="26"/>
          <w:szCs w:val="26"/>
        </w:rPr>
        <w:t>ИП</w:t>
      </w:r>
      <w:r w:rsidR="009556EC" w:rsidRPr="002F3E44">
        <w:rPr>
          <w:sz w:val="26"/>
          <w:szCs w:val="26"/>
        </w:rPr>
        <w:t>.</w:t>
      </w:r>
    </w:p>
    <w:p w:rsidR="00953B39" w:rsidRDefault="00953B39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Организационная структура представляется в виде</w:t>
      </w:r>
      <w:r w:rsidR="009D6023">
        <w:rPr>
          <w:sz w:val="26"/>
          <w:szCs w:val="26"/>
        </w:rPr>
        <w:t xml:space="preserve"> рисунков</w:t>
      </w:r>
      <w:r>
        <w:rPr>
          <w:sz w:val="26"/>
          <w:szCs w:val="26"/>
        </w:rPr>
        <w:t xml:space="preserve"> </w:t>
      </w:r>
      <w:r w:rsidRPr="009556EC">
        <w:rPr>
          <w:sz w:val="26"/>
          <w:szCs w:val="26"/>
        </w:rPr>
        <w:t>1</w:t>
      </w:r>
      <w:r w:rsidR="00055FB7" w:rsidRPr="00055FB7">
        <w:rPr>
          <w:sz w:val="26"/>
          <w:szCs w:val="26"/>
        </w:rPr>
        <w:t xml:space="preserve"> </w:t>
      </w:r>
      <w:r w:rsidR="00055FB7">
        <w:rPr>
          <w:sz w:val="26"/>
          <w:szCs w:val="26"/>
        </w:rPr>
        <w:t>и 2</w:t>
      </w:r>
      <w:r w:rsidRPr="009556EC">
        <w:rPr>
          <w:sz w:val="26"/>
          <w:szCs w:val="26"/>
        </w:rPr>
        <w:t xml:space="preserve"> </w:t>
      </w:r>
      <w:r w:rsidR="00C434F9">
        <w:rPr>
          <w:sz w:val="26"/>
          <w:szCs w:val="26"/>
        </w:rPr>
        <w:t>(</w:t>
      </w:r>
      <w:r w:rsidRPr="009556EC">
        <w:rPr>
          <w:sz w:val="26"/>
          <w:szCs w:val="26"/>
        </w:rPr>
        <w:t xml:space="preserve">приложение </w:t>
      </w:r>
      <w:r w:rsidR="002E2803">
        <w:rPr>
          <w:sz w:val="26"/>
          <w:szCs w:val="26"/>
        </w:rPr>
        <w:t>Д</w:t>
      </w:r>
      <w:r w:rsidR="00C434F9">
        <w:rPr>
          <w:sz w:val="26"/>
          <w:szCs w:val="26"/>
        </w:rPr>
        <w:t>)</w:t>
      </w:r>
      <w:r w:rsidRPr="009556EC">
        <w:rPr>
          <w:sz w:val="26"/>
          <w:szCs w:val="26"/>
        </w:rPr>
        <w:t>.</w:t>
      </w:r>
    </w:p>
    <w:p w:rsidR="00493D0B" w:rsidRDefault="00493D0B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Матрица ответственности подготавливается в соответствии</w:t>
      </w:r>
      <w:r w:rsidR="00C8564B">
        <w:rPr>
          <w:sz w:val="26"/>
          <w:szCs w:val="26"/>
        </w:rPr>
        <w:t xml:space="preserve"> с таблицей </w:t>
      </w:r>
      <w:r w:rsidR="006C2D15">
        <w:rPr>
          <w:sz w:val="26"/>
          <w:szCs w:val="26"/>
        </w:rPr>
        <w:t>8</w:t>
      </w:r>
      <w:r w:rsidR="00DC77BA">
        <w:rPr>
          <w:sz w:val="26"/>
          <w:szCs w:val="26"/>
        </w:rPr>
        <w:t xml:space="preserve"> </w:t>
      </w:r>
      <w:r w:rsidR="00C434F9">
        <w:rPr>
          <w:sz w:val="26"/>
          <w:szCs w:val="26"/>
        </w:rPr>
        <w:t>(</w:t>
      </w:r>
      <w:r w:rsidR="00DC77BA" w:rsidRPr="009556EC">
        <w:rPr>
          <w:sz w:val="26"/>
          <w:szCs w:val="26"/>
        </w:rPr>
        <w:t>приложени</w:t>
      </w:r>
      <w:r w:rsidR="00C434F9">
        <w:rPr>
          <w:sz w:val="26"/>
          <w:szCs w:val="26"/>
        </w:rPr>
        <w:t>е</w:t>
      </w:r>
      <w:r w:rsidR="00DC77BA" w:rsidRPr="009556EC">
        <w:rPr>
          <w:sz w:val="26"/>
          <w:szCs w:val="26"/>
        </w:rPr>
        <w:t xml:space="preserve"> </w:t>
      </w:r>
      <w:r w:rsidR="002E2803">
        <w:rPr>
          <w:sz w:val="26"/>
          <w:szCs w:val="26"/>
        </w:rPr>
        <w:t>Д</w:t>
      </w:r>
      <w:r w:rsidR="00C434F9">
        <w:rPr>
          <w:sz w:val="26"/>
          <w:szCs w:val="26"/>
        </w:rPr>
        <w:t>)</w:t>
      </w:r>
      <w:r w:rsidRPr="009556EC">
        <w:rPr>
          <w:sz w:val="26"/>
          <w:szCs w:val="26"/>
        </w:rPr>
        <w:t>.</w:t>
      </w:r>
    </w:p>
    <w:p w:rsidR="0041026B" w:rsidRDefault="0041026B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E060EA" w:rsidRDefault="00E060EA" w:rsidP="009106EC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П</w:t>
      </w:r>
      <w:r w:rsidRPr="00261A5C">
        <w:rPr>
          <w:b/>
          <w:sz w:val="26"/>
          <w:szCs w:val="26"/>
        </w:rPr>
        <w:t xml:space="preserve">орядок </w:t>
      </w:r>
      <w:r>
        <w:rPr>
          <w:b/>
          <w:sz w:val="26"/>
          <w:szCs w:val="26"/>
        </w:rPr>
        <w:t xml:space="preserve">предоставления инвестиционного проекта </w:t>
      </w:r>
    </w:p>
    <w:p w:rsidR="00B463E4" w:rsidRDefault="00B463E4" w:rsidP="00B463E4">
      <w:p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</w:p>
    <w:p w:rsidR="00594BE4" w:rsidRDefault="00594BE4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Инициатор разрабатывает </w:t>
      </w:r>
      <w:r w:rsidR="00B65A02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(паспорт </w:t>
      </w:r>
      <w:r w:rsidR="00B65A02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и ТЭО ИП)</w:t>
      </w:r>
      <w:r>
        <w:rPr>
          <w:sz w:val="26"/>
          <w:szCs w:val="26"/>
        </w:rPr>
        <w:t xml:space="preserve"> в соответствии с</w:t>
      </w:r>
      <w:r w:rsidR="003E573F">
        <w:rPr>
          <w:sz w:val="26"/>
          <w:szCs w:val="26"/>
        </w:rPr>
        <w:t xml:space="preserve"> требованиями</w:t>
      </w:r>
      <w:r w:rsidR="00F619D5">
        <w:rPr>
          <w:sz w:val="26"/>
          <w:szCs w:val="26"/>
        </w:rPr>
        <w:t xml:space="preserve"> 5.4</w:t>
      </w:r>
      <w:r w:rsidR="00C638EA">
        <w:rPr>
          <w:sz w:val="26"/>
          <w:szCs w:val="26"/>
        </w:rPr>
        <w:t xml:space="preserve">. </w:t>
      </w:r>
    </w:p>
    <w:p w:rsidR="00807844" w:rsidRDefault="00807844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Инициатор предоставляет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и ТЭО ИП)</w:t>
      </w:r>
      <w:r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в ДСР </w:t>
      </w:r>
      <w:r>
        <w:rPr>
          <w:sz w:val="26"/>
          <w:szCs w:val="26"/>
        </w:rPr>
        <w:t xml:space="preserve">служебной запиской (для </w:t>
      </w:r>
      <w:r w:rsidR="00180095">
        <w:rPr>
          <w:sz w:val="26"/>
          <w:szCs w:val="26"/>
        </w:rPr>
        <w:t>СП</w:t>
      </w:r>
      <w:r w:rsidR="009A2441">
        <w:rPr>
          <w:sz w:val="26"/>
          <w:szCs w:val="26"/>
        </w:rPr>
        <w:t xml:space="preserve">) или письмом </w:t>
      </w:r>
      <w:r w:rsidR="00B355C3" w:rsidRPr="00B355C3">
        <w:rPr>
          <w:sz w:val="26"/>
          <w:szCs w:val="26"/>
        </w:rPr>
        <w:t xml:space="preserve">на имя </w:t>
      </w:r>
      <w:r w:rsidR="002B6E60">
        <w:rPr>
          <w:sz w:val="26"/>
          <w:szCs w:val="26"/>
        </w:rPr>
        <w:t>ЗГД</w:t>
      </w:r>
      <w:r w:rsidR="00B355C3" w:rsidRPr="00B355C3">
        <w:rPr>
          <w:sz w:val="26"/>
          <w:szCs w:val="26"/>
        </w:rPr>
        <w:t xml:space="preserve"> Концерна по стратегическому </w:t>
      </w:r>
      <w:r w:rsidR="00693AF6">
        <w:rPr>
          <w:sz w:val="26"/>
          <w:szCs w:val="26"/>
        </w:rPr>
        <w:t>развитию</w:t>
      </w:r>
      <w:r w:rsidR="00B355C3" w:rsidRPr="00B355C3">
        <w:rPr>
          <w:sz w:val="26"/>
          <w:szCs w:val="26"/>
        </w:rPr>
        <w:t xml:space="preserve"> </w:t>
      </w:r>
      <w:r w:rsidR="009A2441">
        <w:rPr>
          <w:sz w:val="26"/>
          <w:szCs w:val="26"/>
        </w:rPr>
        <w:t>(для ДО).</w:t>
      </w:r>
    </w:p>
    <w:p w:rsidR="00872E71" w:rsidRPr="00C21681" w:rsidRDefault="00872E71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Предоставление </w:t>
      </w:r>
      <w:r w:rsidR="00AB167E">
        <w:rPr>
          <w:sz w:val="26"/>
          <w:szCs w:val="26"/>
        </w:rPr>
        <w:t>ИП</w:t>
      </w:r>
      <w:r w:rsidR="00065999">
        <w:rPr>
          <w:sz w:val="26"/>
          <w:szCs w:val="26"/>
        </w:rPr>
        <w:t xml:space="preserve"> </w:t>
      </w:r>
      <w:r w:rsidR="00065999" w:rsidRPr="00807844">
        <w:rPr>
          <w:sz w:val="26"/>
          <w:szCs w:val="26"/>
        </w:rPr>
        <w:t xml:space="preserve">(паспорт </w:t>
      </w:r>
      <w:r w:rsidR="00AB167E">
        <w:rPr>
          <w:sz w:val="26"/>
          <w:szCs w:val="26"/>
        </w:rPr>
        <w:t>ИП</w:t>
      </w:r>
      <w:r w:rsidR="00065999" w:rsidRPr="00807844">
        <w:rPr>
          <w:sz w:val="26"/>
          <w:szCs w:val="26"/>
        </w:rPr>
        <w:t xml:space="preserve"> и ТЭО ИП)</w:t>
      </w:r>
      <w:r w:rsidR="00622124">
        <w:rPr>
          <w:sz w:val="26"/>
          <w:szCs w:val="26"/>
        </w:rPr>
        <w:t xml:space="preserve"> в ДСР</w:t>
      </w:r>
      <w:r w:rsidR="00F12C17">
        <w:rPr>
          <w:sz w:val="26"/>
          <w:szCs w:val="26"/>
        </w:rPr>
        <w:t xml:space="preserve"> осуществляется</w:t>
      </w:r>
      <w:r w:rsidRPr="00F12C17">
        <w:rPr>
          <w:sz w:val="26"/>
          <w:szCs w:val="26"/>
        </w:rPr>
        <w:t xml:space="preserve"> в течение года</w:t>
      </w:r>
      <w:r w:rsidR="00CA35E4">
        <w:rPr>
          <w:sz w:val="26"/>
          <w:szCs w:val="26"/>
        </w:rPr>
        <w:t>.</w:t>
      </w:r>
    </w:p>
    <w:p w:rsidR="00807844" w:rsidRDefault="00AB167E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807844" w:rsidRPr="00807844">
        <w:rPr>
          <w:sz w:val="26"/>
          <w:szCs w:val="26"/>
        </w:rPr>
        <w:t xml:space="preserve"> (паспорт </w:t>
      </w:r>
      <w:r>
        <w:rPr>
          <w:sz w:val="26"/>
          <w:szCs w:val="26"/>
        </w:rPr>
        <w:t>ИП</w:t>
      </w:r>
      <w:r w:rsidR="00807844" w:rsidRPr="00807844">
        <w:rPr>
          <w:sz w:val="26"/>
          <w:szCs w:val="26"/>
        </w:rPr>
        <w:t xml:space="preserve"> и ТЭО ИП)</w:t>
      </w:r>
      <w:r w:rsidR="00807844" w:rsidRPr="00C21681">
        <w:rPr>
          <w:sz w:val="26"/>
          <w:szCs w:val="26"/>
        </w:rPr>
        <w:t xml:space="preserve"> предоставляется в ДСР в бумажной и электронной форме</w:t>
      </w:r>
      <w:r w:rsidR="00807844">
        <w:rPr>
          <w:sz w:val="26"/>
          <w:szCs w:val="26"/>
        </w:rPr>
        <w:t>.</w:t>
      </w:r>
    </w:p>
    <w:p w:rsidR="00A63845" w:rsidRPr="00C21681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>Бумажная форма</w:t>
      </w:r>
      <w:r w:rsidR="000E318F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и ТЭО ИП)</w:t>
      </w:r>
      <w:r w:rsidR="000E318F" w:rsidRPr="00C21681"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должна быть заверена руководителем </w:t>
      </w:r>
      <w:r w:rsidR="00180095">
        <w:rPr>
          <w:sz w:val="26"/>
          <w:szCs w:val="26"/>
        </w:rPr>
        <w:t>СП</w:t>
      </w:r>
      <w:r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>или</w:t>
      </w:r>
      <w:r w:rsidR="00180095">
        <w:rPr>
          <w:sz w:val="26"/>
          <w:szCs w:val="26"/>
        </w:rPr>
        <w:t xml:space="preserve"> уполномоченным</w:t>
      </w:r>
      <w:r w:rsidRPr="00C21681">
        <w:rPr>
          <w:sz w:val="26"/>
          <w:szCs w:val="26"/>
        </w:rPr>
        <w:t xml:space="preserve"> </w:t>
      </w:r>
      <w:r w:rsidR="00180095">
        <w:rPr>
          <w:sz w:val="26"/>
          <w:szCs w:val="26"/>
        </w:rPr>
        <w:t xml:space="preserve">руководителем </w:t>
      </w:r>
      <w:r w:rsidR="00AB167E">
        <w:rPr>
          <w:sz w:val="26"/>
          <w:szCs w:val="26"/>
        </w:rPr>
        <w:t>ДО</w:t>
      </w:r>
      <w:r w:rsidRPr="00C21681">
        <w:rPr>
          <w:sz w:val="26"/>
          <w:szCs w:val="26"/>
        </w:rPr>
        <w:t xml:space="preserve"> (для ДО).</w:t>
      </w:r>
    </w:p>
    <w:p w:rsidR="00A63845" w:rsidRPr="00711F5C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F7A4F">
        <w:rPr>
          <w:sz w:val="26"/>
          <w:szCs w:val="26"/>
        </w:rPr>
        <w:t>Электронная форма</w:t>
      </w:r>
      <w:r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и ТЭО ИП)</w:t>
      </w:r>
      <w:r w:rsidRPr="00CF7A4F">
        <w:rPr>
          <w:sz w:val="26"/>
          <w:szCs w:val="26"/>
        </w:rPr>
        <w:t xml:space="preserve"> представляет собой документ в формате M</w:t>
      </w:r>
      <w:r w:rsidR="00F27EA9" w:rsidRPr="00B463E4">
        <w:rPr>
          <w:sz w:val="26"/>
          <w:szCs w:val="26"/>
        </w:rPr>
        <w:t>icrosoft</w:t>
      </w:r>
      <w:r w:rsidRPr="00CF7A4F">
        <w:rPr>
          <w:sz w:val="26"/>
          <w:szCs w:val="26"/>
        </w:rPr>
        <w:t xml:space="preserve"> Word (</w:t>
      </w:r>
      <w:r>
        <w:rPr>
          <w:sz w:val="26"/>
          <w:szCs w:val="26"/>
        </w:rPr>
        <w:t>*</w:t>
      </w:r>
      <w:r w:rsidRPr="00351CF3">
        <w:rPr>
          <w:sz w:val="26"/>
          <w:szCs w:val="26"/>
        </w:rPr>
        <w:t>.</w:t>
      </w:r>
      <w:r w:rsidRPr="00A63845">
        <w:rPr>
          <w:sz w:val="26"/>
          <w:szCs w:val="26"/>
        </w:rPr>
        <w:t>doc</w:t>
      </w:r>
      <w:r w:rsidRPr="00CF7A4F">
        <w:rPr>
          <w:sz w:val="26"/>
          <w:szCs w:val="26"/>
        </w:rPr>
        <w:t>)</w:t>
      </w:r>
      <w:r>
        <w:rPr>
          <w:sz w:val="26"/>
          <w:szCs w:val="26"/>
        </w:rPr>
        <w:t xml:space="preserve"> и </w:t>
      </w:r>
      <w:r w:rsidRPr="00C63EBB">
        <w:rPr>
          <w:sz w:val="26"/>
          <w:szCs w:val="26"/>
        </w:rPr>
        <w:t>Acrobat</w:t>
      </w:r>
      <w:r w:rsidRPr="004817F2">
        <w:rPr>
          <w:sz w:val="26"/>
          <w:szCs w:val="26"/>
        </w:rPr>
        <w:t xml:space="preserve"> </w:t>
      </w:r>
      <w:r w:rsidRPr="00C63EBB">
        <w:rPr>
          <w:sz w:val="26"/>
          <w:szCs w:val="26"/>
        </w:rPr>
        <w:t>Reader</w:t>
      </w:r>
      <w:r>
        <w:rPr>
          <w:sz w:val="26"/>
          <w:szCs w:val="26"/>
        </w:rPr>
        <w:t xml:space="preserve"> (*</w:t>
      </w:r>
      <w:r w:rsidRPr="004817F2">
        <w:rPr>
          <w:sz w:val="26"/>
          <w:szCs w:val="26"/>
        </w:rPr>
        <w:t>.</w:t>
      </w:r>
      <w:r w:rsidRPr="00C63EBB">
        <w:rPr>
          <w:sz w:val="26"/>
          <w:szCs w:val="26"/>
        </w:rPr>
        <w:t>pdf</w:t>
      </w:r>
      <w:r w:rsidRPr="004817F2">
        <w:rPr>
          <w:sz w:val="26"/>
          <w:szCs w:val="26"/>
        </w:rPr>
        <w:t>)</w:t>
      </w:r>
      <w:r w:rsidRPr="00CF7A4F">
        <w:rPr>
          <w:sz w:val="26"/>
          <w:szCs w:val="26"/>
        </w:rPr>
        <w:t xml:space="preserve">. Имя файла ТЭО ИП должно указывать на </w:t>
      </w:r>
      <w:r w:rsidR="00AB167E">
        <w:rPr>
          <w:sz w:val="26"/>
          <w:szCs w:val="26"/>
        </w:rPr>
        <w:t>ИП, редакцию</w:t>
      </w:r>
      <w:r w:rsidRPr="00CF7A4F">
        <w:rPr>
          <w:sz w:val="26"/>
          <w:szCs w:val="26"/>
        </w:rPr>
        <w:t xml:space="preserve"> и дату подготовки. </w:t>
      </w:r>
    </w:p>
    <w:p w:rsidR="00A63845" w:rsidRPr="00CF7A4F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711F5C">
        <w:rPr>
          <w:sz w:val="26"/>
          <w:szCs w:val="26"/>
        </w:rPr>
        <w:t xml:space="preserve">Расчётные таблицы электронных форм следующих разделов ТЭО ИП: </w:t>
      </w:r>
      <w:r w:rsidR="00BF3C5E">
        <w:rPr>
          <w:sz w:val="26"/>
          <w:szCs w:val="26"/>
        </w:rPr>
        <w:t>б</w:t>
      </w:r>
      <w:r w:rsidR="00BF3C5E" w:rsidRPr="00BF3C5E">
        <w:rPr>
          <w:sz w:val="26"/>
          <w:szCs w:val="26"/>
        </w:rPr>
        <w:t>юджет проекта</w:t>
      </w:r>
      <w:r w:rsidRPr="00711F5C">
        <w:rPr>
          <w:sz w:val="26"/>
          <w:szCs w:val="26"/>
        </w:rPr>
        <w:t xml:space="preserve"> </w:t>
      </w:r>
      <w:r w:rsidRPr="004348F3">
        <w:rPr>
          <w:sz w:val="26"/>
          <w:szCs w:val="26"/>
        </w:rPr>
        <w:t>(раздел</w:t>
      </w:r>
      <w:r w:rsidR="003E573F" w:rsidRPr="004348F3">
        <w:rPr>
          <w:sz w:val="26"/>
          <w:szCs w:val="26"/>
        </w:rPr>
        <w:t> </w:t>
      </w:r>
      <w:r w:rsidR="004348F3" w:rsidRPr="004348F3">
        <w:rPr>
          <w:sz w:val="26"/>
          <w:szCs w:val="26"/>
        </w:rPr>
        <w:t>6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5.</w:t>
      </w:r>
      <w:r w:rsidR="004348F3" w:rsidRPr="004348F3">
        <w:rPr>
          <w:sz w:val="26"/>
          <w:szCs w:val="26"/>
        </w:rPr>
        <w:t>4</w:t>
      </w:r>
      <w:r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Pr="004348F3">
        <w:rPr>
          <w:sz w:val="26"/>
          <w:szCs w:val="26"/>
        </w:rPr>
        <w:t>)</w:t>
      </w:r>
      <w:r w:rsidRPr="00711F5C">
        <w:rPr>
          <w:sz w:val="26"/>
          <w:szCs w:val="26"/>
        </w:rPr>
        <w:t xml:space="preserve">, </w:t>
      </w:r>
      <w:r w:rsidR="00BF3C5E">
        <w:rPr>
          <w:sz w:val="26"/>
          <w:szCs w:val="26"/>
        </w:rPr>
        <w:t>а</w:t>
      </w:r>
      <w:r w:rsidR="00BF3C5E" w:rsidRPr="00BF3C5E">
        <w:rPr>
          <w:sz w:val="26"/>
          <w:szCs w:val="26"/>
        </w:rPr>
        <w:t>нализ и прогноз финансового состояния</w:t>
      </w:r>
      <w:r w:rsidR="00BF3C5E" w:rsidRPr="00711F5C">
        <w:rPr>
          <w:sz w:val="26"/>
          <w:szCs w:val="26"/>
        </w:rPr>
        <w:t xml:space="preserve"> </w:t>
      </w:r>
      <w:r w:rsidRPr="004348F3">
        <w:rPr>
          <w:sz w:val="26"/>
          <w:szCs w:val="26"/>
        </w:rPr>
        <w:t>(</w:t>
      </w:r>
      <w:r w:rsidR="00BF3C5E" w:rsidRPr="004348F3">
        <w:rPr>
          <w:sz w:val="26"/>
          <w:szCs w:val="26"/>
        </w:rPr>
        <w:t>раздел </w:t>
      </w:r>
      <w:r w:rsidR="004348F3" w:rsidRPr="004348F3">
        <w:rPr>
          <w:sz w:val="26"/>
          <w:szCs w:val="26"/>
        </w:rPr>
        <w:t>7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</w:t>
      </w:r>
      <w:r w:rsidR="009B5A4F" w:rsidRPr="004348F3">
        <w:rPr>
          <w:sz w:val="26"/>
          <w:szCs w:val="26"/>
        </w:rPr>
        <w:t>5.</w:t>
      </w:r>
      <w:r w:rsidR="004348F3" w:rsidRPr="004348F3">
        <w:rPr>
          <w:sz w:val="26"/>
          <w:szCs w:val="26"/>
        </w:rPr>
        <w:t>4</w:t>
      </w:r>
      <w:r w:rsidR="009B5A4F"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="00BF3C5E" w:rsidRPr="004348F3">
        <w:rPr>
          <w:sz w:val="26"/>
          <w:szCs w:val="26"/>
        </w:rPr>
        <w:t>)</w:t>
      </w:r>
      <w:r w:rsidR="00BF3C5E">
        <w:rPr>
          <w:sz w:val="26"/>
          <w:szCs w:val="26"/>
        </w:rPr>
        <w:t xml:space="preserve"> </w:t>
      </w:r>
      <w:r w:rsidRPr="00711F5C">
        <w:rPr>
          <w:sz w:val="26"/>
          <w:szCs w:val="26"/>
        </w:rPr>
        <w:t xml:space="preserve">и расчет инвестиционной эффективности </w:t>
      </w:r>
      <w:r w:rsidRPr="004348F3">
        <w:rPr>
          <w:sz w:val="26"/>
          <w:szCs w:val="26"/>
        </w:rPr>
        <w:t xml:space="preserve">(раздел </w:t>
      </w:r>
      <w:r w:rsidR="004348F3" w:rsidRPr="004348F3">
        <w:rPr>
          <w:sz w:val="26"/>
          <w:szCs w:val="26"/>
        </w:rPr>
        <w:t>8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</w:t>
      </w:r>
      <w:r w:rsidR="009B5A4F" w:rsidRPr="004348F3">
        <w:rPr>
          <w:sz w:val="26"/>
          <w:szCs w:val="26"/>
        </w:rPr>
        <w:t>5.</w:t>
      </w:r>
      <w:r w:rsidR="004348F3" w:rsidRPr="004348F3">
        <w:rPr>
          <w:sz w:val="26"/>
          <w:szCs w:val="26"/>
        </w:rPr>
        <w:t>4</w:t>
      </w:r>
      <w:r w:rsidR="009B5A4F"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Pr="004348F3">
        <w:rPr>
          <w:sz w:val="26"/>
          <w:szCs w:val="26"/>
        </w:rPr>
        <w:t>)</w:t>
      </w:r>
      <w:r w:rsidRPr="00711F5C">
        <w:rPr>
          <w:sz w:val="26"/>
          <w:szCs w:val="26"/>
        </w:rPr>
        <w:t xml:space="preserve"> должны быть созданы в формате </w:t>
      </w:r>
      <w:r w:rsidR="00F27EA9" w:rsidRPr="00CF7A4F">
        <w:rPr>
          <w:sz w:val="26"/>
          <w:szCs w:val="26"/>
        </w:rPr>
        <w:t>M</w:t>
      </w:r>
      <w:r w:rsidR="00F27EA9" w:rsidRPr="00B463E4">
        <w:rPr>
          <w:sz w:val="26"/>
          <w:szCs w:val="26"/>
        </w:rPr>
        <w:t>icrosoft</w:t>
      </w:r>
      <w:r w:rsidRPr="00711F5C">
        <w:rPr>
          <w:sz w:val="26"/>
          <w:szCs w:val="26"/>
        </w:rPr>
        <w:t xml:space="preserve"> Excel (*.</w:t>
      </w:r>
      <w:r w:rsidRPr="00A63845">
        <w:rPr>
          <w:sz w:val="26"/>
          <w:szCs w:val="26"/>
        </w:rPr>
        <w:t>xls</w:t>
      </w:r>
      <w:r w:rsidRPr="00711F5C">
        <w:rPr>
          <w:sz w:val="26"/>
          <w:szCs w:val="26"/>
        </w:rPr>
        <w:t>) с сохранением всех связей (формул, логических и иных функций) позволяющих оценить логику расчёта. Имя файла должно указывать на проект</w:t>
      </w:r>
      <w:r w:rsidRPr="00CF7A4F">
        <w:rPr>
          <w:sz w:val="26"/>
          <w:szCs w:val="26"/>
        </w:rPr>
        <w:t xml:space="preserve">, </w:t>
      </w:r>
      <w:r>
        <w:rPr>
          <w:sz w:val="26"/>
          <w:szCs w:val="26"/>
        </w:rPr>
        <w:t>редакцию</w:t>
      </w:r>
      <w:r w:rsidRPr="00CF7A4F">
        <w:rPr>
          <w:sz w:val="26"/>
          <w:szCs w:val="26"/>
        </w:rPr>
        <w:t xml:space="preserve"> и дату подготовки. Никакая часть файла не должна быть скрыта, защищена, заблокирована или иным образом недоступна </w:t>
      </w:r>
      <w:r w:rsidRPr="00711F5C">
        <w:rPr>
          <w:sz w:val="26"/>
          <w:szCs w:val="26"/>
        </w:rPr>
        <w:t>для просмотра и внесения изменений.</w:t>
      </w:r>
    </w:p>
    <w:p w:rsidR="00A63845" w:rsidRPr="00CF7A4F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F7A4F">
        <w:rPr>
          <w:sz w:val="26"/>
          <w:szCs w:val="26"/>
        </w:rPr>
        <w:t>В пояснительной записке к расчёту и/или в расчете должны быть последовательно представлены исходные данные (допущения) и финансовые прогнозы, указанные элементы должны быть визуально отделены друг от друга (находиться на различных листах книги Excel при представлении в формате Excel), но связаны между собой расчетными формулами.</w:t>
      </w:r>
    </w:p>
    <w:p w:rsidR="00A63845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77462A">
        <w:rPr>
          <w:sz w:val="26"/>
          <w:szCs w:val="26"/>
        </w:rPr>
        <w:t xml:space="preserve">Все элементы, использующиеся при расчетах в составе формул, должны являться действующими ссылками на ячейки, в которых содержатся допущения (исходные данные), или ячейки, содержащие формулы. Недопустимы ссылки на внешние файлы (не предоставленные в составе </w:t>
      </w:r>
      <w:r>
        <w:rPr>
          <w:sz w:val="26"/>
          <w:szCs w:val="26"/>
        </w:rPr>
        <w:t>расчета</w:t>
      </w:r>
      <w:r w:rsidRPr="0077462A">
        <w:rPr>
          <w:sz w:val="26"/>
          <w:szCs w:val="26"/>
        </w:rPr>
        <w:t>) и циклические ссылки.</w:t>
      </w:r>
    </w:p>
    <w:p w:rsidR="00A63845" w:rsidRPr="002046CD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2046CD">
        <w:rPr>
          <w:sz w:val="26"/>
          <w:szCs w:val="26"/>
        </w:rPr>
        <w:t xml:space="preserve">Расчет инвестиционной эффективности должен допускать внесение изменений в первоначально заложенные допущения и автоматически корректировать финансовые прогнозы в случае внесения таких изменений. </w:t>
      </w:r>
    </w:p>
    <w:p w:rsidR="00A63845" w:rsidRPr="002046CD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2046CD">
        <w:rPr>
          <w:sz w:val="26"/>
          <w:szCs w:val="26"/>
        </w:rPr>
        <w:t xml:space="preserve">Расчет должен отвечать принципу единообразия и последовательности в расчетах и форматировании. Формулы расчета финансовых показателей (коэффициентов), которые присутствуют в расчете, должны быть неизменными для всех частей и периодов финансовой модели. </w:t>
      </w:r>
    </w:p>
    <w:p w:rsidR="00A63845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F82F8F">
        <w:rPr>
          <w:sz w:val="26"/>
          <w:szCs w:val="26"/>
        </w:rPr>
        <w:t xml:space="preserve">Все внешние файлы, связанные формулами с расчетом, должны быть предоставлены в приложении к расчету. Связь между внешними файлами и расчетом и предназначение внешних файлов должны быть раскрыты в описании к расчету инвестиционной эффективности. </w:t>
      </w:r>
    </w:p>
    <w:p w:rsidR="00593A4C" w:rsidRDefault="00593A4C" w:rsidP="003A535A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1322C2" w:rsidRDefault="001322C2" w:rsidP="003A535A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П</w:t>
      </w:r>
      <w:r w:rsidRPr="00261A5C">
        <w:rPr>
          <w:b/>
          <w:sz w:val="26"/>
          <w:szCs w:val="26"/>
        </w:rPr>
        <w:t>орядок согласования инвестиционного проекта для формирования инвестиционного портфеля</w:t>
      </w:r>
    </w:p>
    <w:p w:rsidR="001322C2" w:rsidRDefault="001322C2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spacing w:before="240"/>
        <w:ind w:left="0" w:firstLine="680"/>
        <w:contextualSpacing w:val="0"/>
        <w:jc w:val="both"/>
        <w:rPr>
          <w:sz w:val="26"/>
          <w:szCs w:val="26"/>
        </w:rPr>
      </w:pPr>
      <w:r w:rsidRPr="00202F70">
        <w:rPr>
          <w:sz w:val="26"/>
          <w:szCs w:val="26"/>
        </w:rPr>
        <w:t>ДСР в срок пять рабочих дней со дня</w:t>
      </w:r>
      <w:r>
        <w:rPr>
          <w:sz w:val="26"/>
          <w:szCs w:val="26"/>
        </w:rPr>
        <w:t xml:space="preserve"> предоставления</w:t>
      </w:r>
      <w:r w:rsidRPr="00202F70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</w:t>
      </w:r>
      <w:r w:rsidRPr="00C73B71">
        <w:rPr>
          <w:sz w:val="26"/>
          <w:szCs w:val="26"/>
        </w:rPr>
        <w:t xml:space="preserve">выполняет </w:t>
      </w:r>
      <w:r>
        <w:rPr>
          <w:sz w:val="26"/>
          <w:szCs w:val="26"/>
        </w:rPr>
        <w:t xml:space="preserve">его </w:t>
      </w:r>
      <w:r w:rsidRPr="00C73B71">
        <w:rPr>
          <w:sz w:val="26"/>
          <w:szCs w:val="26"/>
        </w:rPr>
        <w:t xml:space="preserve">проверку </w:t>
      </w:r>
      <w:r>
        <w:rPr>
          <w:sz w:val="26"/>
          <w:szCs w:val="26"/>
        </w:rPr>
        <w:t>на</w:t>
      </w:r>
      <w:r w:rsidRPr="00C73B71">
        <w:rPr>
          <w:sz w:val="26"/>
          <w:szCs w:val="26"/>
        </w:rPr>
        <w:t xml:space="preserve"> соответстви</w:t>
      </w:r>
      <w:r>
        <w:rPr>
          <w:sz w:val="26"/>
          <w:szCs w:val="26"/>
        </w:rPr>
        <w:t>е</w:t>
      </w:r>
      <w:r w:rsidRPr="00C73B71">
        <w:rPr>
          <w:sz w:val="26"/>
          <w:szCs w:val="26"/>
        </w:rPr>
        <w:t xml:space="preserve"> требованиям</w:t>
      </w:r>
      <w:r>
        <w:rPr>
          <w:sz w:val="26"/>
          <w:szCs w:val="26"/>
        </w:rPr>
        <w:t xml:space="preserve"> 5.3</w:t>
      </w:r>
      <w:r w:rsidRPr="00C73B71">
        <w:rPr>
          <w:sz w:val="26"/>
          <w:szCs w:val="26"/>
        </w:rPr>
        <w:t xml:space="preserve"> </w:t>
      </w:r>
      <w:r w:rsidR="002B6E60">
        <w:rPr>
          <w:sz w:val="26"/>
          <w:szCs w:val="26"/>
        </w:rPr>
        <w:t>и 5.4.</w:t>
      </w:r>
    </w:p>
    <w:p w:rsidR="001322C2" w:rsidRPr="000C6168" w:rsidRDefault="00AB167E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68103B" w:rsidRPr="00807844">
        <w:rPr>
          <w:sz w:val="26"/>
          <w:szCs w:val="26"/>
        </w:rPr>
        <w:t>,</w:t>
      </w:r>
      <w:r w:rsidR="001322C2" w:rsidRPr="00807844">
        <w:rPr>
          <w:sz w:val="26"/>
          <w:szCs w:val="26"/>
        </w:rPr>
        <w:t xml:space="preserve"> </w:t>
      </w:r>
      <w:r w:rsidR="007220CF">
        <w:rPr>
          <w:sz w:val="26"/>
          <w:szCs w:val="26"/>
        </w:rPr>
        <w:t>содержащий нарушение</w:t>
      </w:r>
      <w:r w:rsidR="001322C2" w:rsidRPr="000C6168">
        <w:rPr>
          <w:sz w:val="26"/>
          <w:szCs w:val="26"/>
        </w:rPr>
        <w:t xml:space="preserve"> требований </w:t>
      </w:r>
      <w:r w:rsidR="001322C2">
        <w:rPr>
          <w:sz w:val="26"/>
          <w:szCs w:val="26"/>
        </w:rPr>
        <w:t>5.3</w:t>
      </w:r>
      <w:r w:rsidR="00395394">
        <w:rPr>
          <w:sz w:val="26"/>
          <w:szCs w:val="26"/>
        </w:rPr>
        <w:t xml:space="preserve"> и 5.4</w:t>
      </w:r>
      <w:r w:rsidR="00D42D89">
        <w:rPr>
          <w:sz w:val="26"/>
          <w:szCs w:val="26"/>
        </w:rPr>
        <w:t>,</w:t>
      </w:r>
      <w:r w:rsidR="007220CF">
        <w:rPr>
          <w:sz w:val="26"/>
          <w:szCs w:val="26"/>
        </w:rPr>
        <w:t xml:space="preserve"> ДСР</w:t>
      </w:r>
      <w:r w:rsidR="001322C2" w:rsidRPr="00C73B71">
        <w:rPr>
          <w:sz w:val="26"/>
          <w:szCs w:val="26"/>
        </w:rPr>
        <w:t xml:space="preserve"> </w:t>
      </w:r>
      <w:r w:rsidR="001322C2" w:rsidRPr="000C6168">
        <w:rPr>
          <w:sz w:val="26"/>
          <w:szCs w:val="26"/>
        </w:rPr>
        <w:t>возвраща</w:t>
      </w:r>
      <w:r w:rsidR="001322C2">
        <w:rPr>
          <w:sz w:val="26"/>
          <w:szCs w:val="26"/>
        </w:rPr>
        <w:t>е</w:t>
      </w:r>
      <w:r w:rsidR="001322C2" w:rsidRPr="000C6168">
        <w:rPr>
          <w:sz w:val="26"/>
          <w:szCs w:val="26"/>
        </w:rPr>
        <w:t xml:space="preserve">т инициатору на доработку с замечаниями в течение </w:t>
      </w:r>
      <w:r w:rsidR="002B6E60">
        <w:rPr>
          <w:sz w:val="26"/>
          <w:szCs w:val="26"/>
        </w:rPr>
        <w:t>пяти</w:t>
      </w:r>
      <w:r w:rsidR="001322C2" w:rsidRPr="000C6168">
        <w:rPr>
          <w:sz w:val="26"/>
          <w:szCs w:val="26"/>
        </w:rPr>
        <w:t xml:space="preserve"> рабочих дней</w:t>
      </w:r>
      <w:r w:rsidR="001322C2">
        <w:rPr>
          <w:sz w:val="26"/>
          <w:szCs w:val="26"/>
        </w:rPr>
        <w:t xml:space="preserve"> со дня завершения проверки</w:t>
      </w:r>
      <w:r w:rsidR="001322C2" w:rsidRPr="000C6168">
        <w:rPr>
          <w:sz w:val="26"/>
          <w:szCs w:val="26"/>
        </w:rPr>
        <w:t>.</w:t>
      </w:r>
    </w:p>
    <w:p w:rsidR="001322C2" w:rsidRDefault="001322C2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C638EA">
        <w:rPr>
          <w:sz w:val="26"/>
          <w:szCs w:val="26"/>
        </w:rPr>
        <w:lastRenderedPageBreak/>
        <w:t xml:space="preserve">При условии соответствия </w:t>
      </w:r>
      <w:r w:rsidR="00AB167E">
        <w:rPr>
          <w:sz w:val="26"/>
          <w:szCs w:val="26"/>
        </w:rPr>
        <w:t>ИП</w:t>
      </w:r>
      <w:r w:rsidR="00A20C09">
        <w:rPr>
          <w:sz w:val="26"/>
          <w:szCs w:val="26"/>
        </w:rPr>
        <w:t xml:space="preserve"> </w:t>
      </w:r>
      <w:r w:rsidRPr="00C638EA">
        <w:rPr>
          <w:sz w:val="26"/>
          <w:szCs w:val="26"/>
        </w:rPr>
        <w:t xml:space="preserve">требованиям </w:t>
      </w:r>
      <w:r>
        <w:rPr>
          <w:sz w:val="26"/>
          <w:szCs w:val="26"/>
        </w:rPr>
        <w:t>5.3</w:t>
      </w:r>
      <w:r w:rsidR="00395394">
        <w:rPr>
          <w:sz w:val="26"/>
          <w:szCs w:val="26"/>
        </w:rPr>
        <w:t xml:space="preserve"> и 5.4</w:t>
      </w:r>
      <w:r w:rsidRPr="00C73B71">
        <w:rPr>
          <w:sz w:val="26"/>
          <w:szCs w:val="26"/>
        </w:rPr>
        <w:t xml:space="preserve"> </w:t>
      </w:r>
      <w:r w:rsidRPr="00C638EA">
        <w:rPr>
          <w:sz w:val="26"/>
          <w:szCs w:val="26"/>
        </w:rPr>
        <w:t>ДСР инициирует процесс согласования</w:t>
      </w:r>
      <w:r>
        <w:rPr>
          <w:sz w:val="26"/>
          <w:szCs w:val="26"/>
        </w:rPr>
        <w:t>.</w:t>
      </w:r>
    </w:p>
    <w:p w:rsidR="001322C2" w:rsidRPr="00C51BCF" w:rsidRDefault="001322C2" w:rsidP="00CF318F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680"/>
        <w:contextualSpacing w:val="0"/>
        <w:jc w:val="both"/>
        <w:rPr>
          <w:sz w:val="26"/>
          <w:szCs w:val="26"/>
        </w:rPr>
      </w:pPr>
      <w:r w:rsidRPr="00C51BCF">
        <w:rPr>
          <w:sz w:val="26"/>
          <w:szCs w:val="26"/>
        </w:rPr>
        <w:t>ДСР</w:t>
      </w:r>
      <w:r w:rsidR="00EC5645">
        <w:rPr>
          <w:sz w:val="26"/>
          <w:szCs w:val="26"/>
        </w:rPr>
        <w:t xml:space="preserve"> </w:t>
      </w:r>
      <w:r w:rsidR="00EC5645" w:rsidRPr="004C3935">
        <w:rPr>
          <w:sz w:val="26"/>
          <w:szCs w:val="26"/>
        </w:rPr>
        <w:t>в</w:t>
      </w:r>
      <w:r w:rsidR="00D42D89">
        <w:rPr>
          <w:sz w:val="26"/>
          <w:szCs w:val="26"/>
        </w:rPr>
        <w:t xml:space="preserve"> течение </w:t>
      </w:r>
      <w:r w:rsidR="00382FCD">
        <w:rPr>
          <w:sz w:val="26"/>
          <w:szCs w:val="26"/>
        </w:rPr>
        <w:t>трех</w:t>
      </w:r>
      <w:r w:rsidR="00D42D89">
        <w:rPr>
          <w:sz w:val="26"/>
          <w:szCs w:val="26"/>
        </w:rPr>
        <w:t xml:space="preserve"> рабочих дней</w:t>
      </w:r>
      <w:r w:rsidR="00EC5645">
        <w:rPr>
          <w:sz w:val="26"/>
          <w:szCs w:val="26"/>
        </w:rPr>
        <w:t xml:space="preserve"> </w:t>
      </w:r>
      <w:r w:rsidR="00EC5645" w:rsidRPr="00202F70">
        <w:rPr>
          <w:sz w:val="26"/>
          <w:szCs w:val="26"/>
        </w:rPr>
        <w:t>со дня</w:t>
      </w:r>
      <w:r w:rsidR="00EC5645">
        <w:rPr>
          <w:sz w:val="26"/>
          <w:szCs w:val="26"/>
        </w:rPr>
        <w:t xml:space="preserve"> окончания проверки</w:t>
      </w:r>
      <w:r w:rsidRPr="00C51BCF">
        <w:rPr>
          <w:sz w:val="26"/>
          <w:szCs w:val="26"/>
        </w:rPr>
        <w:t xml:space="preserve"> определяет перечень профильных подразделений в соответствии с таблицами 1</w:t>
      </w:r>
      <w:r w:rsidR="00F53CBF">
        <w:rPr>
          <w:sz w:val="26"/>
          <w:szCs w:val="26"/>
        </w:rPr>
        <w:t>–</w:t>
      </w:r>
      <w:r w:rsidR="008137FE">
        <w:rPr>
          <w:sz w:val="26"/>
          <w:szCs w:val="26"/>
        </w:rPr>
        <w:t>3</w:t>
      </w:r>
      <w:r w:rsidRPr="00C51BCF">
        <w:rPr>
          <w:sz w:val="26"/>
          <w:szCs w:val="26"/>
        </w:rPr>
        <w:t xml:space="preserve"> и направляет профильным подразделениям служебную записку об инициации согласования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и размещает электронную форму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на доступном корпоративном ресурсе (в случае отсутствия в электронной форме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сведений, составляющих государственную тайну).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C51BCF">
        <w:rPr>
          <w:sz w:val="26"/>
          <w:szCs w:val="26"/>
        </w:rPr>
        <w:t>в обязательном порядке проход</w:t>
      </w:r>
      <w:r>
        <w:rPr>
          <w:sz w:val="26"/>
          <w:szCs w:val="26"/>
        </w:rPr>
        <w:t>и</w:t>
      </w:r>
      <w:r w:rsidRPr="00C51BCF">
        <w:rPr>
          <w:sz w:val="26"/>
          <w:szCs w:val="26"/>
        </w:rPr>
        <w:t>т согласование в ДЭ и ФД.</w:t>
      </w:r>
    </w:p>
    <w:p w:rsidR="001322C2" w:rsidRPr="00DE4C8F" w:rsidRDefault="001322C2" w:rsidP="001322C2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0"/>
          <w:szCs w:val="20"/>
        </w:rPr>
      </w:pPr>
    </w:p>
    <w:p w:rsidR="001322C2" w:rsidRDefault="001322C2" w:rsidP="00A573F6">
      <w:pPr>
        <w:ind w:left="284"/>
        <w:rPr>
          <w:sz w:val="26"/>
          <w:szCs w:val="26"/>
        </w:rPr>
      </w:pPr>
      <w:r>
        <w:rPr>
          <w:sz w:val="26"/>
          <w:szCs w:val="26"/>
        </w:rPr>
        <w:t xml:space="preserve">Т а б л и ц а 1 – </w:t>
      </w:r>
      <w:r w:rsidR="007220CF">
        <w:rPr>
          <w:sz w:val="26"/>
          <w:szCs w:val="26"/>
        </w:rPr>
        <w:t>П</w:t>
      </w:r>
      <w:r>
        <w:rPr>
          <w:sz w:val="26"/>
          <w:szCs w:val="26"/>
        </w:rPr>
        <w:t>рофильные подразделения,</w:t>
      </w:r>
      <w:r w:rsidRPr="00256BBD">
        <w:rPr>
          <w:sz w:val="26"/>
          <w:szCs w:val="26"/>
        </w:rPr>
        <w:t xml:space="preserve"> участвующие в согласовании </w:t>
      </w:r>
      <w:r>
        <w:rPr>
          <w:sz w:val="26"/>
          <w:szCs w:val="26"/>
        </w:rPr>
        <w:t>инвестиционных проектов, в соответствии с целями инвестиционного проекта</w:t>
      </w:r>
    </w:p>
    <w:tbl>
      <w:tblPr>
        <w:tblW w:w="95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52"/>
        <w:gridCol w:w="3324"/>
      </w:tblGrid>
      <w:tr w:rsidR="001322C2" w:rsidRPr="00256BBD" w:rsidTr="00C90FE3">
        <w:trPr>
          <w:trHeight w:val="282"/>
          <w:tblHeader/>
          <w:jc w:val="center"/>
        </w:trPr>
        <w:tc>
          <w:tcPr>
            <w:tcW w:w="6252" w:type="dxa"/>
            <w:tcBorders>
              <w:bottom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3324" w:type="dxa"/>
            <w:tcBorders>
              <w:bottom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Профильное подразделение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1.2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cantSplit/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1.3 </w:t>
            </w:r>
            <w:r w:rsidRPr="00DD70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1.4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СР ЭКБ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1.5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15B85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ДПТП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1.6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7220CF"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15B85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ДПТП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 </w:t>
            </w:r>
            <w:r w:rsidRPr="00256BBD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F15B85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2.1 Развитие гражданской продукции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F15B85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ДРГП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3 Совершенствование системы управления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3.1 Системные проекты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ДКП, ДСР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jc w:val="both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3.2 Развитие и автоматизация систем управления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ДСР</w:t>
            </w:r>
            <w:r w:rsidR="00F15B85" w:rsidRPr="00F15B85">
              <w:rPr>
                <w:rFonts w:eastAsia="Calibri"/>
                <w:color w:val="000000"/>
                <w:sz w:val="26"/>
                <w:szCs w:val="26"/>
              </w:rPr>
              <w:t>, ДИТС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4 </w:t>
            </w:r>
            <w:r w:rsidRPr="00256BBD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Развитие инфраструктуры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ДПТП</w:t>
            </w:r>
            <w:r w:rsidR="00F15B85">
              <w:rPr>
                <w:rFonts w:eastAsia="Calibri"/>
                <w:color w:val="000000"/>
                <w:sz w:val="26"/>
                <w:szCs w:val="26"/>
              </w:rPr>
              <w:t>, ДКС</w:t>
            </w:r>
            <w:r w:rsidR="00A75898">
              <w:rPr>
                <w:rFonts w:eastAsia="Calibri"/>
                <w:color w:val="000000"/>
                <w:sz w:val="26"/>
                <w:szCs w:val="26"/>
              </w:rPr>
              <w:t>, ДИТС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019CC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ДРБ, </w:t>
            </w:r>
            <w:r w:rsidR="00F019CC">
              <w:rPr>
                <w:rFonts w:eastAsia="Calibri"/>
                <w:color w:val="000000"/>
                <w:sz w:val="26"/>
                <w:szCs w:val="26"/>
              </w:rPr>
              <w:t xml:space="preserve">ДОД, </w:t>
            </w:r>
            <w:r w:rsidR="00F15B85">
              <w:rPr>
                <w:rFonts w:eastAsia="Calibri"/>
                <w:color w:val="000000"/>
                <w:sz w:val="26"/>
                <w:szCs w:val="26"/>
              </w:rPr>
              <w:t>ДКС</w:t>
            </w:r>
            <w:r w:rsidR="000768F7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ДК</w:t>
            </w:r>
            <w:r>
              <w:rPr>
                <w:rFonts w:eastAsia="Calibri"/>
                <w:color w:val="000000"/>
                <w:sz w:val="26"/>
                <w:szCs w:val="26"/>
              </w:rPr>
              <w:t>аП</w:t>
            </w:r>
            <w:r w:rsidR="000F41EB">
              <w:rPr>
                <w:rFonts w:eastAsia="Calibri"/>
                <w:color w:val="000000"/>
                <w:sz w:val="26"/>
                <w:szCs w:val="26"/>
              </w:rPr>
              <w:t>, ДКС</w:t>
            </w:r>
          </w:p>
        </w:tc>
      </w:tr>
    </w:tbl>
    <w:p w:rsidR="001322C2" w:rsidRPr="00DE4C8F" w:rsidRDefault="001322C2" w:rsidP="001322C2">
      <w:pPr>
        <w:jc w:val="both"/>
        <w:rPr>
          <w:sz w:val="20"/>
          <w:szCs w:val="20"/>
        </w:rPr>
      </w:pPr>
    </w:p>
    <w:p w:rsidR="001322C2" w:rsidRDefault="001322C2" w:rsidP="00BF423F">
      <w:pPr>
        <w:ind w:left="142"/>
        <w:rPr>
          <w:sz w:val="26"/>
          <w:szCs w:val="26"/>
        </w:rPr>
      </w:pPr>
      <w:r w:rsidRPr="00BB32D3">
        <w:rPr>
          <w:sz w:val="26"/>
          <w:szCs w:val="26"/>
        </w:rPr>
        <w:t>Т а б л и ц а </w:t>
      </w:r>
      <w:r>
        <w:rPr>
          <w:sz w:val="26"/>
          <w:szCs w:val="26"/>
        </w:rPr>
        <w:t>2</w:t>
      </w:r>
      <w:r w:rsidR="00B36447">
        <w:rPr>
          <w:sz w:val="26"/>
          <w:szCs w:val="26"/>
        </w:rPr>
        <w:t xml:space="preserve"> – П</w:t>
      </w:r>
      <w:r w:rsidRPr="00BB32D3">
        <w:rPr>
          <w:sz w:val="26"/>
          <w:szCs w:val="26"/>
        </w:rPr>
        <w:t>рофильные подразделения, участвующие в согласовании инвестиционных проектов</w:t>
      </w:r>
      <w:r>
        <w:rPr>
          <w:sz w:val="26"/>
          <w:szCs w:val="26"/>
        </w:rPr>
        <w:t>,</w:t>
      </w:r>
      <w:r w:rsidRPr="00BB32D3">
        <w:rPr>
          <w:sz w:val="26"/>
          <w:szCs w:val="26"/>
        </w:rPr>
        <w:t xml:space="preserve"> </w:t>
      </w:r>
      <w:r>
        <w:rPr>
          <w:sz w:val="26"/>
          <w:szCs w:val="26"/>
        </w:rPr>
        <w:t>в соответствии с принимаемыми решениями</w:t>
      </w:r>
    </w:p>
    <w:tbl>
      <w:tblPr>
        <w:tblW w:w="97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6330"/>
        <w:gridCol w:w="3381"/>
      </w:tblGrid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  <w:vAlign w:val="center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Принимаемые решения в процессе согласования</w:t>
            </w:r>
          </w:p>
        </w:tc>
        <w:tc>
          <w:tcPr>
            <w:tcW w:w="3381" w:type="dxa"/>
            <w:shd w:val="clear" w:color="auto" w:fill="FFFFFF"/>
            <w:vAlign w:val="center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Профильное подразделение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r w:rsidR="001322C2" w:rsidRPr="0000780A">
              <w:rPr>
                <w:sz w:val="26"/>
                <w:szCs w:val="26"/>
              </w:rPr>
              <w:t>Обеспечение выполнения ГОЗ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ДНТР, НТЦ ВКО</w:t>
            </w:r>
            <w:r w:rsidR="005C5F82">
              <w:rPr>
                <w:sz w:val="26"/>
                <w:szCs w:val="26"/>
              </w:rPr>
              <w:t>, КБПП, ДПТП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 </w:t>
            </w:r>
            <w:r w:rsidR="001322C2" w:rsidRPr="0000780A">
              <w:rPr>
                <w:sz w:val="26"/>
                <w:szCs w:val="26"/>
              </w:rPr>
              <w:t>Наличие источников финансирования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ФД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="00B36447">
              <w:rPr>
                <w:sz w:val="26"/>
                <w:szCs w:val="26"/>
              </w:rPr>
              <w:t xml:space="preserve"> </w:t>
            </w:r>
            <w:r w:rsidR="00E71BCC" w:rsidRPr="0000780A">
              <w:rPr>
                <w:sz w:val="26"/>
                <w:szCs w:val="26"/>
              </w:rPr>
              <w:t>И</w:t>
            </w:r>
            <w:r w:rsidR="001322C2" w:rsidRPr="0000780A">
              <w:rPr>
                <w:sz w:val="26"/>
                <w:szCs w:val="26"/>
              </w:rPr>
              <w:t>нвестиционн</w:t>
            </w:r>
            <w:r w:rsidR="00E71BCC" w:rsidRPr="0000780A">
              <w:rPr>
                <w:sz w:val="26"/>
                <w:szCs w:val="26"/>
              </w:rPr>
              <w:t>ая</w:t>
            </w:r>
            <w:r w:rsidR="001322C2" w:rsidRPr="0000780A">
              <w:rPr>
                <w:sz w:val="26"/>
                <w:szCs w:val="26"/>
              </w:rPr>
              <w:t xml:space="preserve"> эффективност</w:t>
            </w:r>
            <w:r w:rsidR="00E71BCC" w:rsidRPr="0000780A">
              <w:rPr>
                <w:sz w:val="26"/>
                <w:szCs w:val="26"/>
              </w:rPr>
              <w:t>ь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77336D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ФД, </w:t>
            </w:r>
            <w:r w:rsidR="001322C2" w:rsidRPr="00D23300">
              <w:rPr>
                <w:sz w:val="26"/>
                <w:szCs w:val="26"/>
              </w:rPr>
              <w:t>ДЭ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Минимизация затрат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ДЭ</w:t>
            </w:r>
          </w:p>
        </w:tc>
      </w:tr>
      <w:tr w:rsidR="00DE4C8F" w:rsidRPr="00D23300" w:rsidTr="00976F90">
        <w:trPr>
          <w:jc w:val="center"/>
        </w:trPr>
        <w:tc>
          <w:tcPr>
            <w:tcW w:w="6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E4C8F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5 </w:t>
            </w:r>
            <w:r w:rsidRPr="0000780A">
              <w:rPr>
                <w:sz w:val="26"/>
                <w:szCs w:val="26"/>
              </w:rPr>
              <w:t>Научно-техническая перспективность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E4C8F" w:rsidRPr="00D23300" w:rsidRDefault="00DE4C8F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E4C8F">
              <w:rPr>
                <w:sz w:val="26"/>
                <w:szCs w:val="26"/>
              </w:rPr>
              <w:t>ДНТР, НТЦ ВКО, КБПП, ДСС ОрВД и ГЛОНАСС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Создание научно-технического задела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E71BCC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Соответствие производственным возможностям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ДПТП</w:t>
            </w:r>
          </w:p>
        </w:tc>
      </w:tr>
    </w:tbl>
    <w:p w:rsidR="009A6A9A" w:rsidRDefault="009A6A9A">
      <w:r w:rsidRPr="00557826">
        <w:rPr>
          <w:i/>
          <w:sz w:val="26"/>
          <w:szCs w:val="26"/>
        </w:rPr>
        <w:lastRenderedPageBreak/>
        <w:t>Окончание таблицы 2</w:t>
      </w:r>
    </w:p>
    <w:tbl>
      <w:tblPr>
        <w:tblW w:w="97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6330"/>
        <w:gridCol w:w="3381"/>
      </w:tblGrid>
      <w:tr w:rsidR="009A6A9A" w:rsidRPr="00D23300" w:rsidTr="0041465E">
        <w:trPr>
          <w:jc w:val="center"/>
        </w:trPr>
        <w:tc>
          <w:tcPr>
            <w:tcW w:w="6330" w:type="dxa"/>
            <w:shd w:val="clear" w:color="auto" w:fill="FFFFFF"/>
            <w:vAlign w:val="center"/>
          </w:tcPr>
          <w:p w:rsidR="009A6A9A" w:rsidRPr="00D23300" w:rsidRDefault="009A6A9A" w:rsidP="0041465E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Принимаемые решения в процессе согласования</w:t>
            </w:r>
          </w:p>
        </w:tc>
        <w:tc>
          <w:tcPr>
            <w:tcW w:w="3381" w:type="dxa"/>
            <w:shd w:val="clear" w:color="auto" w:fill="FFFFFF"/>
            <w:vAlign w:val="center"/>
          </w:tcPr>
          <w:p w:rsidR="009A6A9A" w:rsidRPr="00D23300" w:rsidRDefault="009A6A9A" w:rsidP="0041465E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Профильное подразделение</w:t>
            </w:r>
          </w:p>
        </w:tc>
      </w:tr>
      <w:tr w:rsidR="00C20FEE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C20FEE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7C134F">
              <w:rPr>
                <w:sz w:val="26"/>
                <w:szCs w:val="26"/>
              </w:rPr>
              <w:t>8</w:t>
            </w:r>
            <w:r>
              <w:rPr>
                <w:sz w:val="26"/>
                <w:szCs w:val="26"/>
              </w:rPr>
              <w:t xml:space="preserve"> </w:t>
            </w:r>
            <w:r w:rsidR="00C20FEE" w:rsidRPr="0000780A">
              <w:rPr>
                <w:sz w:val="26"/>
                <w:szCs w:val="26"/>
              </w:rPr>
              <w:t xml:space="preserve">Обеспечение выполнения </w:t>
            </w:r>
            <w:r w:rsidR="00C20FEE">
              <w:rPr>
                <w:sz w:val="26"/>
                <w:szCs w:val="26"/>
              </w:rPr>
              <w:t>ФЦП</w:t>
            </w:r>
          </w:p>
        </w:tc>
        <w:tc>
          <w:tcPr>
            <w:tcW w:w="3381" w:type="dxa"/>
            <w:shd w:val="clear" w:color="auto" w:fill="FFFFFF"/>
          </w:tcPr>
          <w:p w:rsidR="00C20FEE" w:rsidRDefault="00331918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ДНТР, </w:t>
            </w:r>
            <w:r w:rsidR="00C20FEE" w:rsidRPr="00D23300">
              <w:rPr>
                <w:sz w:val="26"/>
                <w:szCs w:val="26"/>
              </w:rPr>
              <w:t>ДПТП</w:t>
            </w:r>
          </w:p>
        </w:tc>
      </w:tr>
      <w:tr w:rsidR="00D0589B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D0589B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  <w:r w:rsidR="00B36447">
              <w:rPr>
                <w:sz w:val="26"/>
                <w:szCs w:val="26"/>
              </w:rPr>
              <w:t xml:space="preserve"> </w:t>
            </w:r>
            <w:r w:rsidR="00D0589B" w:rsidRPr="0000780A">
              <w:rPr>
                <w:sz w:val="26"/>
                <w:szCs w:val="26"/>
              </w:rPr>
              <w:t xml:space="preserve">Соответствие рыночной конъюнктуры </w:t>
            </w:r>
          </w:p>
        </w:tc>
        <w:tc>
          <w:tcPr>
            <w:tcW w:w="3381" w:type="dxa"/>
            <w:shd w:val="clear" w:color="auto" w:fill="FFFFFF"/>
          </w:tcPr>
          <w:p w:rsidR="00D0589B" w:rsidRPr="00D23300" w:rsidRDefault="00D0589B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ДРГП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 xml:space="preserve">Соответствие нормативам безопасности и экологическим требованиям 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ДРБ</w:t>
            </w:r>
            <w:r w:rsidR="000768F7">
              <w:rPr>
                <w:sz w:val="26"/>
                <w:szCs w:val="26"/>
              </w:rPr>
              <w:t>, ДОД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7C134F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Соответствие нормативам по капитальному строительству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ДКС</w:t>
            </w:r>
          </w:p>
        </w:tc>
      </w:tr>
      <w:tr w:rsidR="00D0589B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D0589B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  <w:r w:rsidR="00B36447">
              <w:rPr>
                <w:sz w:val="26"/>
                <w:szCs w:val="26"/>
              </w:rPr>
              <w:t xml:space="preserve"> </w:t>
            </w:r>
            <w:r w:rsidR="00D0589B" w:rsidRPr="0000780A">
              <w:rPr>
                <w:sz w:val="26"/>
                <w:szCs w:val="26"/>
              </w:rPr>
              <w:t>Выполнение социальных обязательств</w:t>
            </w:r>
          </w:p>
        </w:tc>
        <w:tc>
          <w:tcPr>
            <w:tcW w:w="3381" w:type="dxa"/>
            <w:shd w:val="clear" w:color="auto" w:fill="FFFFFF"/>
          </w:tcPr>
          <w:p w:rsidR="00D0589B" w:rsidRDefault="00D0589B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ДКаП</w:t>
            </w:r>
          </w:p>
        </w:tc>
      </w:tr>
      <w:tr w:rsidR="000427B6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0427B6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  <w:r w:rsidR="000427B6">
              <w:rPr>
                <w:sz w:val="26"/>
                <w:szCs w:val="26"/>
              </w:rPr>
              <w:t xml:space="preserve"> С</w:t>
            </w:r>
            <w:r w:rsidR="000427B6" w:rsidRPr="00C4008E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  <w:tc>
          <w:tcPr>
            <w:tcW w:w="3381" w:type="dxa"/>
            <w:shd w:val="clear" w:color="auto" w:fill="FFFFFF"/>
          </w:tcPr>
          <w:p w:rsidR="000427B6" w:rsidRDefault="000427B6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ДУК</w:t>
            </w:r>
          </w:p>
        </w:tc>
      </w:tr>
    </w:tbl>
    <w:p w:rsidR="001322C2" w:rsidRPr="00256BBD" w:rsidRDefault="001322C2" w:rsidP="005A5675">
      <w:pPr>
        <w:spacing w:line="260" w:lineRule="exact"/>
        <w:jc w:val="right"/>
        <w:rPr>
          <w:sz w:val="26"/>
          <w:szCs w:val="26"/>
        </w:rPr>
      </w:pPr>
    </w:p>
    <w:p w:rsidR="001322C2" w:rsidRPr="00940E1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A67C8F">
        <w:rPr>
          <w:sz w:val="26"/>
          <w:szCs w:val="26"/>
        </w:rPr>
        <w:t>,</w:t>
      </w:r>
      <w:r>
        <w:rPr>
          <w:sz w:val="26"/>
          <w:szCs w:val="26"/>
        </w:rPr>
        <w:t xml:space="preserve"> если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предусмотрено выполнение </w:t>
      </w:r>
      <w:r w:rsidRPr="00940E12">
        <w:rPr>
          <w:sz w:val="26"/>
          <w:szCs w:val="26"/>
        </w:rPr>
        <w:t>строительно-монтажны</w:t>
      </w:r>
      <w:r>
        <w:rPr>
          <w:sz w:val="26"/>
          <w:szCs w:val="26"/>
        </w:rPr>
        <w:t>х</w:t>
      </w:r>
      <w:r w:rsidRPr="00940E12">
        <w:rPr>
          <w:sz w:val="26"/>
          <w:szCs w:val="26"/>
        </w:rPr>
        <w:t xml:space="preserve"> работ, ремонтны</w:t>
      </w:r>
      <w:r>
        <w:rPr>
          <w:sz w:val="26"/>
          <w:szCs w:val="26"/>
        </w:rPr>
        <w:t>х</w:t>
      </w:r>
      <w:r w:rsidRPr="00940E12">
        <w:rPr>
          <w:sz w:val="26"/>
          <w:szCs w:val="26"/>
        </w:rPr>
        <w:t xml:space="preserve"> работ в отношении зданий и сооружений</w:t>
      </w:r>
      <w:r>
        <w:rPr>
          <w:sz w:val="26"/>
          <w:szCs w:val="26"/>
        </w:rPr>
        <w:t xml:space="preserve">,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940E12">
        <w:rPr>
          <w:sz w:val="26"/>
          <w:szCs w:val="26"/>
        </w:rPr>
        <w:t xml:space="preserve">в обязательном порядке проходит согласование </w:t>
      </w:r>
      <w:r>
        <w:rPr>
          <w:sz w:val="26"/>
          <w:szCs w:val="26"/>
        </w:rPr>
        <w:t>с</w:t>
      </w:r>
      <w:r w:rsidRPr="00940E12">
        <w:rPr>
          <w:sz w:val="26"/>
          <w:szCs w:val="26"/>
        </w:rPr>
        <w:t xml:space="preserve"> ДКС.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2A7C41">
        <w:rPr>
          <w:sz w:val="26"/>
          <w:szCs w:val="26"/>
        </w:rPr>
        <w:t>,</w:t>
      </w:r>
      <w:r>
        <w:rPr>
          <w:sz w:val="26"/>
          <w:szCs w:val="26"/>
        </w:rPr>
        <w:t xml:space="preserve"> если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предусмотрены </w:t>
      </w:r>
      <w:r w:rsidRPr="00940E12">
        <w:rPr>
          <w:sz w:val="26"/>
          <w:szCs w:val="26"/>
        </w:rPr>
        <w:t>процедур</w:t>
      </w:r>
      <w:r>
        <w:rPr>
          <w:sz w:val="26"/>
          <w:szCs w:val="26"/>
        </w:rPr>
        <w:t>ы</w:t>
      </w:r>
      <w:r w:rsidRPr="00940E12">
        <w:rPr>
          <w:sz w:val="26"/>
          <w:szCs w:val="26"/>
        </w:rPr>
        <w:t xml:space="preserve"> изменения и преобразования организационно-правовой формы и формы собственности обществ</w:t>
      </w:r>
      <w:r w:rsidR="00A67C8F">
        <w:rPr>
          <w:sz w:val="26"/>
          <w:szCs w:val="26"/>
        </w:rPr>
        <w:t>,</w:t>
      </w:r>
      <w:r w:rsidRPr="00940E12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940E12">
        <w:rPr>
          <w:sz w:val="26"/>
          <w:szCs w:val="26"/>
        </w:rPr>
        <w:t xml:space="preserve">в обязательном порядке проходит согласование </w:t>
      </w:r>
      <w:r>
        <w:rPr>
          <w:sz w:val="26"/>
          <w:szCs w:val="26"/>
        </w:rPr>
        <w:t>с</w:t>
      </w:r>
      <w:r w:rsidRPr="00940E12">
        <w:rPr>
          <w:sz w:val="26"/>
          <w:szCs w:val="26"/>
        </w:rPr>
        <w:t xml:space="preserve"> ДПОД и ДКП.</w:t>
      </w:r>
    </w:p>
    <w:p w:rsidR="001322C2" w:rsidRPr="00587129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587129">
        <w:rPr>
          <w:sz w:val="26"/>
          <w:szCs w:val="26"/>
        </w:rPr>
        <w:t>С учетом особенностей каждого</w:t>
      </w:r>
      <w:r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587129">
        <w:rPr>
          <w:sz w:val="26"/>
          <w:szCs w:val="26"/>
        </w:rPr>
        <w:t xml:space="preserve"> список подразделений, </w:t>
      </w:r>
      <w:r>
        <w:rPr>
          <w:sz w:val="26"/>
          <w:szCs w:val="26"/>
        </w:rPr>
        <w:t>участвующих в</w:t>
      </w:r>
      <w:r w:rsidRPr="0058712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процессе </w:t>
      </w:r>
      <w:r w:rsidRPr="00587129">
        <w:rPr>
          <w:sz w:val="26"/>
          <w:szCs w:val="26"/>
        </w:rPr>
        <w:t>согласовани</w:t>
      </w:r>
      <w:r>
        <w:rPr>
          <w:sz w:val="26"/>
          <w:szCs w:val="26"/>
        </w:rPr>
        <w:t>я</w:t>
      </w:r>
      <w:r w:rsidRPr="00587129">
        <w:rPr>
          <w:sz w:val="26"/>
          <w:szCs w:val="26"/>
        </w:rPr>
        <w:t>, может быть расширен.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3E0874">
        <w:rPr>
          <w:sz w:val="26"/>
          <w:szCs w:val="26"/>
        </w:rPr>
        <w:t xml:space="preserve">Согласование </w:t>
      </w:r>
      <w:r w:rsidR="00AB167E">
        <w:rPr>
          <w:sz w:val="26"/>
          <w:szCs w:val="26"/>
        </w:rPr>
        <w:t>ИП</w:t>
      </w:r>
      <w:r w:rsidRPr="003E0874">
        <w:rPr>
          <w:sz w:val="26"/>
          <w:szCs w:val="26"/>
        </w:rPr>
        <w:t xml:space="preserve"> профильными подразделениями проводится в срок не более </w:t>
      </w:r>
      <w:r>
        <w:rPr>
          <w:sz w:val="26"/>
          <w:szCs w:val="26"/>
        </w:rPr>
        <w:t>пятнадцат</w:t>
      </w:r>
      <w:r w:rsidR="005C0C97">
        <w:rPr>
          <w:sz w:val="26"/>
          <w:szCs w:val="26"/>
        </w:rPr>
        <w:t>и</w:t>
      </w:r>
      <w:r w:rsidRPr="003E0874">
        <w:rPr>
          <w:sz w:val="26"/>
          <w:szCs w:val="26"/>
        </w:rPr>
        <w:t xml:space="preserve"> рабочих дней </w:t>
      </w:r>
      <w:r w:rsidRPr="00587129">
        <w:rPr>
          <w:sz w:val="26"/>
          <w:szCs w:val="26"/>
        </w:rPr>
        <w:t xml:space="preserve">со дня поступления </w:t>
      </w:r>
      <w:r>
        <w:rPr>
          <w:sz w:val="26"/>
          <w:szCs w:val="26"/>
        </w:rPr>
        <w:t>служебной записки ДСР</w:t>
      </w:r>
      <w:r w:rsidR="00395394">
        <w:rPr>
          <w:sz w:val="26"/>
          <w:szCs w:val="26"/>
        </w:rPr>
        <w:t xml:space="preserve"> при рассмотрении м</w:t>
      </w:r>
      <w:r w:rsidR="00253911">
        <w:rPr>
          <w:sz w:val="26"/>
          <w:szCs w:val="26"/>
        </w:rPr>
        <w:t>алых</w:t>
      </w:r>
      <w:r w:rsidR="00395394">
        <w:rPr>
          <w:sz w:val="26"/>
          <w:szCs w:val="26"/>
        </w:rPr>
        <w:t xml:space="preserve"> и средних проектов, не более двадцати пяти рабочих дней при рассмотрении крупных проектов, не более</w:t>
      </w:r>
      <w:r w:rsidR="00420666">
        <w:rPr>
          <w:sz w:val="26"/>
          <w:szCs w:val="26"/>
        </w:rPr>
        <w:t xml:space="preserve"> двух</w:t>
      </w:r>
      <w:r w:rsidR="00395394">
        <w:rPr>
          <w:sz w:val="26"/>
          <w:szCs w:val="26"/>
        </w:rPr>
        <w:t xml:space="preserve"> календарных месяцев при рассмотрении особо крупных проектов.</w:t>
      </w:r>
      <w:r w:rsidRPr="003E0874">
        <w:rPr>
          <w:sz w:val="26"/>
          <w:szCs w:val="26"/>
        </w:rPr>
        <w:t xml:space="preserve"> </w:t>
      </w:r>
    </w:p>
    <w:p w:rsidR="001322C2" w:rsidRPr="006A7B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Согласование</w:t>
      </w:r>
      <w:r w:rsidRPr="006A7BC2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6A7BC2">
        <w:rPr>
          <w:sz w:val="26"/>
          <w:szCs w:val="26"/>
        </w:rPr>
        <w:t xml:space="preserve"> осуществляется </w:t>
      </w:r>
      <w:r w:rsidR="005954AE">
        <w:rPr>
          <w:sz w:val="26"/>
          <w:szCs w:val="26"/>
        </w:rPr>
        <w:t xml:space="preserve">на основе соответствия </w:t>
      </w:r>
      <w:r w:rsidR="00AB167E">
        <w:rPr>
          <w:sz w:val="26"/>
          <w:szCs w:val="26"/>
        </w:rPr>
        <w:t>ИП</w:t>
      </w:r>
      <w:r w:rsidR="005954AE">
        <w:rPr>
          <w:sz w:val="26"/>
          <w:szCs w:val="26"/>
        </w:rPr>
        <w:t xml:space="preserve"> следующим критериям</w:t>
      </w:r>
      <w:r w:rsidRPr="006A7BC2">
        <w:rPr>
          <w:sz w:val="26"/>
          <w:szCs w:val="26"/>
        </w:rPr>
        <w:t>: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6A7BC2">
        <w:rPr>
          <w:sz w:val="26"/>
          <w:szCs w:val="26"/>
        </w:rPr>
        <w:t xml:space="preserve">- </w:t>
      </w:r>
      <w:r w:rsidRPr="0000780A">
        <w:rPr>
          <w:sz w:val="26"/>
          <w:szCs w:val="26"/>
        </w:rPr>
        <w:t>обеспечение выполнения ГОЗ;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инвестиционная эффективность;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значимость удовлетворяемых потребностей;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создание научно-технического задела;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научно-техническая перспективность;</w:t>
      </w:r>
    </w:p>
    <w:p w:rsidR="001322C2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 xml:space="preserve">- соответствие производственным возможностям; </w:t>
      </w:r>
    </w:p>
    <w:p w:rsidR="00F83227" w:rsidRPr="0000780A" w:rsidRDefault="00F83227" w:rsidP="00AE012C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00780A">
        <w:rPr>
          <w:sz w:val="26"/>
          <w:szCs w:val="26"/>
        </w:rPr>
        <w:t xml:space="preserve">обеспечение выполнения </w:t>
      </w:r>
      <w:r>
        <w:rPr>
          <w:sz w:val="26"/>
          <w:szCs w:val="26"/>
        </w:rPr>
        <w:t>ФЦП;</w:t>
      </w:r>
    </w:p>
    <w:p w:rsidR="0000780A" w:rsidRPr="0000780A" w:rsidRDefault="0000780A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рыночной конъюнктуры;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наличие источников финансирования;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минимизация затрат;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нормативам по капитальному строительству;</w:t>
      </w:r>
    </w:p>
    <w:p w:rsidR="0000780A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нормативам безопасности и экологическим требованиям</w:t>
      </w:r>
      <w:r w:rsidR="0000780A" w:rsidRPr="0000780A">
        <w:rPr>
          <w:sz w:val="26"/>
          <w:szCs w:val="26"/>
        </w:rPr>
        <w:t>;</w:t>
      </w:r>
    </w:p>
    <w:p w:rsidR="001322C2" w:rsidRDefault="0000780A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выполнение социальных обязательств</w:t>
      </w:r>
      <w:r w:rsidR="00C4008E">
        <w:rPr>
          <w:sz w:val="26"/>
          <w:szCs w:val="26"/>
        </w:rPr>
        <w:t>;</w:t>
      </w:r>
    </w:p>
    <w:p w:rsidR="00C4008E" w:rsidRPr="00C4008E" w:rsidRDefault="00C4008E" w:rsidP="00AE012C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- </w:t>
      </w:r>
      <w:r w:rsidRPr="00C4008E">
        <w:rPr>
          <w:sz w:val="26"/>
          <w:szCs w:val="26"/>
        </w:rPr>
        <w:t>соответствие требованиям нормативных документов в области технического регулирования, стандартизации и метрологии</w:t>
      </w:r>
      <w:r w:rsidR="006A5891">
        <w:rPr>
          <w:sz w:val="26"/>
          <w:szCs w:val="26"/>
        </w:rPr>
        <w:t>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587129">
        <w:rPr>
          <w:sz w:val="26"/>
          <w:szCs w:val="26"/>
        </w:rPr>
        <w:t>Профильные подразделения</w:t>
      </w:r>
      <w:r>
        <w:rPr>
          <w:sz w:val="26"/>
          <w:szCs w:val="26"/>
        </w:rPr>
        <w:t xml:space="preserve"> оценивают </w:t>
      </w:r>
      <w:r w:rsidR="002347AB">
        <w:rPr>
          <w:sz w:val="26"/>
          <w:szCs w:val="26"/>
        </w:rPr>
        <w:t>ИП</w:t>
      </w:r>
      <w:r w:rsidR="004F20A9">
        <w:rPr>
          <w:sz w:val="26"/>
          <w:szCs w:val="26"/>
        </w:rPr>
        <w:t xml:space="preserve"> </w:t>
      </w:r>
      <w:r>
        <w:rPr>
          <w:sz w:val="26"/>
          <w:szCs w:val="26"/>
        </w:rPr>
        <w:t>на соответствие критериям и</w:t>
      </w:r>
      <w:r w:rsidRPr="00587129">
        <w:rPr>
          <w:sz w:val="26"/>
          <w:szCs w:val="26"/>
        </w:rPr>
        <w:t xml:space="preserve"> готовят заключения</w:t>
      </w:r>
      <w:r>
        <w:rPr>
          <w:sz w:val="26"/>
          <w:szCs w:val="26"/>
        </w:rPr>
        <w:t xml:space="preserve"> по </w:t>
      </w:r>
      <w:r w:rsidR="002347AB">
        <w:rPr>
          <w:sz w:val="26"/>
          <w:szCs w:val="26"/>
        </w:rPr>
        <w:t>ИП</w:t>
      </w:r>
      <w:r w:rsidRPr="003E0874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 соответствии с таблицей 3 </w:t>
      </w:r>
      <w:r w:rsidR="00C22D44">
        <w:rPr>
          <w:sz w:val="26"/>
          <w:szCs w:val="26"/>
        </w:rPr>
        <w:t>и приложением</w:t>
      </w:r>
      <w:r w:rsidR="00C379AF">
        <w:rPr>
          <w:sz w:val="26"/>
          <w:szCs w:val="26"/>
        </w:rPr>
        <w:t xml:space="preserve"> </w:t>
      </w:r>
      <w:r w:rsidR="0004053E">
        <w:rPr>
          <w:sz w:val="26"/>
          <w:szCs w:val="26"/>
        </w:rPr>
        <w:t>М</w:t>
      </w:r>
      <w:r w:rsidRPr="00FF388D">
        <w:rPr>
          <w:sz w:val="26"/>
          <w:szCs w:val="26"/>
        </w:rPr>
        <w:t>.</w:t>
      </w:r>
    </w:p>
    <w:p w:rsidR="00446EFB" w:rsidRDefault="00446EFB" w:rsidP="00F96188">
      <w:pPr>
        <w:spacing w:line="260" w:lineRule="exact"/>
        <w:rPr>
          <w:sz w:val="26"/>
          <w:szCs w:val="26"/>
        </w:rPr>
      </w:pPr>
    </w:p>
    <w:p w:rsidR="001322C2" w:rsidRPr="00684C4D" w:rsidRDefault="001322C2" w:rsidP="00F96188">
      <w:pPr>
        <w:spacing w:line="260" w:lineRule="exact"/>
        <w:rPr>
          <w:sz w:val="26"/>
          <w:szCs w:val="26"/>
        </w:rPr>
      </w:pPr>
      <w:r w:rsidRPr="00684C4D">
        <w:rPr>
          <w:sz w:val="26"/>
          <w:szCs w:val="26"/>
        </w:rPr>
        <w:lastRenderedPageBreak/>
        <w:t xml:space="preserve">Т а б л и ц а </w:t>
      </w:r>
      <w:r>
        <w:rPr>
          <w:sz w:val="26"/>
          <w:szCs w:val="26"/>
        </w:rPr>
        <w:t>3</w:t>
      </w:r>
      <w:r w:rsidRPr="00684C4D">
        <w:rPr>
          <w:sz w:val="26"/>
          <w:szCs w:val="26"/>
        </w:rPr>
        <w:t xml:space="preserve"> – </w:t>
      </w:r>
      <w:r w:rsidR="001E5EB4">
        <w:rPr>
          <w:sz w:val="26"/>
          <w:szCs w:val="26"/>
        </w:rPr>
        <w:t>К</w:t>
      </w:r>
      <w:r w:rsidRPr="00684C4D">
        <w:rPr>
          <w:sz w:val="26"/>
          <w:szCs w:val="26"/>
        </w:rPr>
        <w:t xml:space="preserve">ритерии </w:t>
      </w:r>
      <w:r w:rsidR="004F20A9">
        <w:rPr>
          <w:sz w:val="26"/>
          <w:szCs w:val="26"/>
        </w:rPr>
        <w:t xml:space="preserve">оценки </w:t>
      </w:r>
      <w:r w:rsidRPr="00684C4D">
        <w:rPr>
          <w:sz w:val="26"/>
          <w:szCs w:val="26"/>
        </w:rPr>
        <w:t>инвестиционных проектов в соответствии с целями инвестиционного проекта</w:t>
      </w:r>
    </w:p>
    <w:tbl>
      <w:tblPr>
        <w:tblW w:w="10128" w:type="dxa"/>
        <w:jc w:val="center"/>
        <w:tblLayout w:type="fixed"/>
        <w:tblLook w:val="04A0" w:firstRow="1" w:lastRow="0" w:firstColumn="1" w:lastColumn="0" w:noHBand="0" w:noVBand="1"/>
      </w:tblPr>
      <w:tblGrid>
        <w:gridCol w:w="4271"/>
        <w:gridCol w:w="5857"/>
      </w:tblGrid>
      <w:tr w:rsidR="001322C2" w:rsidRPr="00684C4D" w:rsidTr="00E1237F">
        <w:trPr>
          <w:trHeight w:val="42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1322C2" w:rsidP="00DF798B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 w:rsidRPr="004F20A9">
              <w:rPr>
                <w:sz w:val="26"/>
                <w:szCs w:val="26"/>
              </w:rPr>
              <w:t>Критерии оценки</w:t>
            </w:r>
            <w:r w:rsidRPr="00684C4D">
              <w:rPr>
                <w:sz w:val="26"/>
                <w:szCs w:val="26"/>
              </w:rPr>
              <w:t xml:space="preserve"> инвестиционных проектов</w:t>
            </w:r>
          </w:p>
        </w:tc>
      </w:tr>
      <w:tr w:rsidR="001322C2" w:rsidRPr="00684C4D" w:rsidTr="002747EE">
        <w:trPr>
          <w:trHeight w:val="300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015CC1" w:rsidP="00DF798B">
            <w:pPr>
              <w:spacing w:line="240" w:lineRule="exact"/>
              <w:jc w:val="both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1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1322C2" w:rsidRPr="00684C4D" w:rsidTr="00E1237F">
        <w:trPr>
          <w:trHeight w:val="3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936035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с</w:t>
            </w:r>
            <w:r w:rsidRPr="00684C4D">
              <w:rPr>
                <w:bCs/>
                <w:color w:val="000000"/>
                <w:sz w:val="26"/>
                <w:szCs w:val="26"/>
              </w:rPr>
              <w:t>озд</w:t>
            </w:r>
            <w:r w:rsidR="003059AA">
              <w:rPr>
                <w:bCs/>
                <w:color w:val="000000"/>
                <w:sz w:val="26"/>
                <w:szCs w:val="26"/>
              </w:rPr>
              <w:t>ание научно-технического задела, н</w:t>
            </w:r>
            <w:r w:rsidRPr="00684C4D">
              <w:rPr>
                <w:bCs/>
                <w:color w:val="000000"/>
                <w:sz w:val="26"/>
                <w:szCs w:val="26"/>
              </w:rPr>
              <w:t>ау</w:t>
            </w:r>
            <w:r w:rsidR="003059AA">
              <w:rPr>
                <w:bCs/>
                <w:color w:val="000000"/>
                <w:sz w:val="26"/>
                <w:szCs w:val="26"/>
              </w:rPr>
              <w:t>чно-техническая перспективность, инвестиционная эффективность,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361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1.2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Модернизация</w:t>
            </w:r>
            <w:r w:rsidR="0051254F">
              <w:rPr>
                <w:color w:val="000000"/>
                <w:sz w:val="26"/>
                <w:szCs w:val="26"/>
              </w:rPr>
              <w:t xml:space="preserve"> и</w:t>
            </w:r>
            <w:r w:rsidR="001322C2" w:rsidRPr="00684C4D">
              <w:rPr>
                <w:color w:val="000000"/>
                <w:sz w:val="26"/>
                <w:szCs w:val="26"/>
              </w:rPr>
              <w:t xml:space="preserve"> реинжиниринг изделий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ГОЗ,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инвестиционная эффективность. с</w:t>
            </w:r>
            <w:r w:rsidRPr="00684C4D">
              <w:rPr>
                <w:bCs/>
                <w:color w:val="000000"/>
                <w:sz w:val="26"/>
                <w:szCs w:val="26"/>
              </w:rPr>
              <w:t>оздание научно-технического задела</w:t>
            </w:r>
            <w:r w:rsidR="003059AA">
              <w:rPr>
                <w:sz w:val="26"/>
                <w:szCs w:val="26"/>
              </w:rPr>
              <w:t>, н</w:t>
            </w:r>
            <w:r w:rsidRPr="00684C4D">
              <w:rPr>
                <w:sz w:val="26"/>
                <w:szCs w:val="26"/>
              </w:rPr>
              <w:t>ау</w:t>
            </w:r>
            <w:r w:rsidR="003059AA">
              <w:rPr>
                <w:sz w:val="26"/>
                <w:szCs w:val="26"/>
              </w:rPr>
              <w:t>чно-техническая перспективность,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5E7720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с</w:t>
            </w:r>
            <w:r w:rsidR="009258FC" w:rsidRPr="00684C4D">
              <w:rPr>
                <w:bCs/>
                <w:color w:val="000000"/>
                <w:sz w:val="26"/>
                <w:szCs w:val="26"/>
              </w:rPr>
              <w:t>озд</w:t>
            </w:r>
            <w:r w:rsidR="003059AA">
              <w:rPr>
                <w:bCs/>
                <w:color w:val="000000"/>
                <w:sz w:val="26"/>
                <w:szCs w:val="26"/>
              </w:rPr>
              <w:t>ание научно-технического задела, н</w:t>
            </w:r>
            <w:r w:rsidR="001322C2" w:rsidRPr="00684C4D">
              <w:rPr>
                <w:sz w:val="26"/>
                <w:szCs w:val="26"/>
              </w:rPr>
              <w:t>аучно-техническая перспективность</w:t>
            </w:r>
            <w:r w:rsidR="003059AA">
              <w:rPr>
                <w:sz w:val="26"/>
                <w:szCs w:val="26"/>
              </w:rPr>
              <w:t>, и</w:t>
            </w:r>
            <w:r w:rsidR="003059AA">
              <w:rPr>
                <w:bCs/>
                <w:color w:val="000000"/>
                <w:sz w:val="26"/>
                <w:szCs w:val="26"/>
              </w:rPr>
              <w:t>нвестиционная эффективность,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1.4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5E7720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и</w:t>
            </w:r>
            <w:r w:rsidR="00CA51E8">
              <w:rPr>
                <w:bCs/>
                <w:color w:val="000000"/>
                <w:sz w:val="26"/>
                <w:szCs w:val="26"/>
              </w:rPr>
              <w:t>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312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1.5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</w:t>
            </w:r>
            <w:r w:rsidR="00D77017">
              <w:rPr>
                <w:bCs/>
                <w:color w:val="000000"/>
                <w:sz w:val="26"/>
                <w:szCs w:val="26"/>
              </w:rPr>
              <w:t>выполнения ГОЗ, о</w:t>
            </w:r>
            <w:r w:rsidR="00B02A34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B02A34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D77017">
              <w:rPr>
                <w:bCs/>
                <w:color w:val="000000"/>
                <w:sz w:val="26"/>
                <w:szCs w:val="26"/>
              </w:rPr>
              <w:t>ФЦП, и</w:t>
            </w:r>
            <w:r w:rsidRPr="00684C4D">
              <w:rPr>
                <w:bCs/>
                <w:color w:val="000000"/>
                <w:sz w:val="26"/>
                <w:szCs w:val="26"/>
              </w:rPr>
              <w:t>нве</w:t>
            </w:r>
            <w:r w:rsidR="00D77017">
              <w:rPr>
                <w:bCs/>
                <w:color w:val="000000"/>
                <w:sz w:val="26"/>
                <w:szCs w:val="26"/>
              </w:rPr>
              <w:t>стиционная эффективность, н</w:t>
            </w:r>
            <w:r w:rsidRPr="00684C4D">
              <w:rPr>
                <w:sz w:val="26"/>
                <w:szCs w:val="26"/>
              </w:rPr>
              <w:t>а</w:t>
            </w:r>
            <w:r w:rsidR="00D77017">
              <w:rPr>
                <w:sz w:val="26"/>
                <w:szCs w:val="26"/>
              </w:rPr>
              <w:t>личие источников финансирования. с</w:t>
            </w:r>
            <w:r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219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DE0155">
              <w:rPr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</w:t>
            </w:r>
            <w:r w:rsidR="00D77017">
              <w:rPr>
                <w:bCs/>
                <w:color w:val="000000"/>
                <w:sz w:val="26"/>
                <w:szCs w:val="26"/>
              </w:rPr>
              <w:t>выполнения ГОЗ, о</w:t>
            </w:r>
            <w:r w:rsidR="00750F01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750F01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D77017">
              <w:rPr>
                <w:bCs/>
                <w:color w:val="000000"/>
                <w:sz w:val="26"/>
                <w:szCs w:val="26"/>
              </w:rPr>
              <w:t>ФЦП, и</w:t>
            </w:r>
            <w:r w:rsidR="00CA51E8">
              <w:rPr>
                <w:bCs/>
                <w:color w:val="000000"/>
                <w:sz w:val="26"/>
                <w:szCs w:val="26"/>
              </w:rPr>
              <w:t>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Pr="00684C4D">
              <w:rPr>
                <w:sz w:val="26"/>
                <w:szCs w:val="26"/>
              </w:rPr>
              <w:t>аличие источник</w:t>
            </w:r>
            <w:r w:rsidR="00D77017">
              <w:rPr>
                <w:sz w:val="26"/>
                <w:szCs w:val="26"/>
              </w:rPr>
              <w:t>ов финансирования, с</w:t>
            </w:r>
            <w:r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C4008E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</w:tbl>
    <w:p w:rsidR="005B5531" w:rsidRDefault="005B5531">
      <w:r w:rsidRPr="00F363D7">
        <w:rPr>
          <w:i/>
        </w:rPr>
        <w:lastRenderedPageBreak/>
        <w:t>Окончание таблицы 3</w:t>
      </w:r>
    </w:p>
    <w:tbl>
      <w:tblPr>
        <w:tblW w:w="10128" w:type="dxa"/>
        <w:jc w:val="center"/>
        <w:tblLayout w:type="fixed"/>
        <w:tblLook w:val="04A0" w:firstRow="1" w:lastRow="0" w:firstColumn="1" w:lastColumn="0" w:noHBand="0" w:noVBand="1"/>
      </w:tblPr>
      <w:tblGrid>
        <w:gridCol w:w="4271"/>
        <w:gridCol w:w="5857"/>
      </w:tblGrid>
      <w:tr w:rsidR="005B5531" w:rsidRPr="00684C4D" w:rsidTr="0041465E">
        <w:trPr>
          <w:trHeight w:val="42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531" w:rsidRPr="00684C4D" w:rsidRDefault="005B5531" w:rsidP="0041465E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5531" w:rsidRPr="00684C4D" w:rsidRDefault="005B5531" w:rsidP="0041465E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 w:rsidRPr="004F20A9">
              <w:rPr>
                <w:sz w:val="26"/>
                <w:szCs w:val="26"/>
              </w:rPr>
              <w:t>Критерии оценки</w:t>
            </w:r>
            <w:r w:rsidRPr="00684C4D">
              <w:rPr>
                <w:sz w:val="26"/>
                <w:szCs w:val="26"/>
              </w:rPr>
              <w:t xml:space="preserve"> инвестиционных проектов</w:t>
            </w:r>
          </w:p>
        </w:tc>
      </w:tr>
      <w:tr w:rsidR="001322C2" w:rsidRPr="00684C4D" w:rsidTr="002747EE">
        <w:trPr>
          <w:trHeight w:val="77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2</w:t>
            </w:r>
            <w:r w:rsidR="00015CC1">
              <w:rPr>
                <w:bCs/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1322C2" w:rsidRPr="00684C4D" w:rsidTr="00E1237F">
        <w:trPr>
          <w:trHeight w:val="77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015CC1" w:rsidP="00DF798B">
            <w:pPr>
              <w:spacing w:line="240" w:lineRule="exact"/>
              <w:ind w:right="-108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2.1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71B" w:rsidRPr="00CA51E8" w:rsidRDefault="00CA51E8" w:rsidP="00DF798B">
            <w:pPr>
              <w:spacing w:line="240" w:lineRule="exact"/>
              <w:rPr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</w:t>
            </w:r>
            <w:r w:rsidR="00D77017">
              <w:rPr>
                <w:bCs/>
                <w:color w:val="000000"/>
                <w:sz w:val="26"/>
                <w:szCs w:val="26"/>
              </w:rPr>
              <w:t xml:space="preserve"> источников финансирования, с</w:t>
            </w:r>
            <w:r w:rsidR="001322C2"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="000A2465" w:rsidRPr="0000780A">
              <w:rPr>
                <w:sz w:val="26"/>
                <w:szCs w:val="26"/>
              </w:rPr>
              <w:t>оответствие рыночной конъюнктуры</w:t>
            </w:r>
            <w:r w:rsidR="00D77017">
              <w:rPr>
                <w:sz w:val="26"/>
                <w:szCs w:val="26"/>
              </w:rPr>
              <w:t>, с</w:t>
            </w:r>
            <w:r w:rsidR="006A271B" w:rsidRPr="006A271B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2747EE">
        <w:trPr>
          <w:trHeight w:val="373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3</w:t>
            </w:r>
            <w:r w:rsidR="00015CC1">
              <w:rPr>
                <w:bCs/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1322C2" w:rsidRPr="00684C4D" w:rsidTr="00E1237F">
        <w:trPr>
          <w:trHeight w:val="665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3.1 </w:t>
            </w:r>
            <w:r w:rsidR="001322C2" w:rsidRPr="00684C4D">
              <w:rPr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CA51E8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</w:t>
            </w:r>
            <w:r w:rsidR="00FD2133">
              <w:rPr>
                <w:bCs/>
                <w:color w:val="000000"/>
                <w:sz w:val="26"/>
                <w:szCs w:val="26"/>
              </w:rPr>
              <w:t>личие источников финансирования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3.2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71B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с</w:t>
            </w:r>
            <w:r w:rsidR="006A271B" w:rsidRPr="006A271B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  <w:r w:rsidR="00915D17">
              <w:rPr>
                <w:bCs/>
                <w:color w:val="000000"/>
                <w:sz w:val="26"/>
                <w:szCs w:val="26"/>
              </w:rPr>
              <w:t>.</w:t>
            </w:r>
          </w:p>
        </w:tc>
      </w:tr>
      <w:tr w:rsidR="001322C2" w:rsidRPr="00684C4D" w:rsidTr="002747EE">
        <w:trPr>
          <w:trHeight w:val="223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4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4.1 </w:t>
            </w:r>
            <w:r w:rsidR="001322C2" w:rsidRPr="00684C4D">
              <w:rPr>
                <w:color w:val="000000"/>
                <w:sz w:val="26"/>
                <w:szCs w:val="26"/>
              </w:rPr>
              <w:t>Развитие инфраструктуры, строительство и реконструкция административно-хозяйственных зданий и сооружений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затрат.</w:t>
            </w:r>
          </w:p>
        </w:tc>
      </w:tr>
      <w:tr w:rsidR="001322C2" w:rsidRPr="00684C4D" w:rsidTr="00E1237F">
        <w:trPr>
          <w:trHeight w:val="893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4.2 </w:t>
            </w:r>
            <w:r w:rsidR="001322C2" w:rsidRPr="00684C4D">
              <w:rPr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Наличие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требованиям.</w:t>
            </w:r>
          </w:p>
        </w:tc>
      </w:tr>
      <w:tr w:rsidR="001322C2" w:rsidRPr="00684C4D" w:rsidTr="00E1237F">
        <w:trPr>
          <w:trHeight w:val="258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4.3 </w:t>
            </w:r>
            <w:r w:rsidR="001322C2" w:rsidRPr="00684C4D">
              <w:rPr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Наличие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в</w:t>
            </w:r>
            <w:r w:rsidR="004A58DA" w:rsidRPr="0000780A">
              <w:rPr>
                <w:sz w:val="26"/>
                <w:szCs w:val="26"/>
              </w:rPr>
              <w:t>ыполнение социальных обязательств</w:t>
            </w:r>
            <w:r w:rsidRPr="00684C4D">
              <w:rPr>
                <w:bCs/>
                <w:color w:val="000000"/>
                <w:sz w:val="26"/>
                <w:szCs w:val="26"/>
              </w:rPr>
              <w:t>.</w:t>
            </w:r>
          </w:p>
        </w:tc>
      </w:tr>
    </w:tbl>
    <w:p w:rsidR="001322C2" w:rsidRDefault="001322C2" w:rsidP="001322C2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1322C2" w:rsidRPr="005002FB" w:rsidRDefault="001322C2" w:rsidP="00D656F5">
      <w:pPr>
        <w:pStyle w:val="aff3"/>
        <w:numPr>
          <w:ilvl w:val="0"/>
          <w:numId w:val="14"/>
        </w:numPr>
        <w:tabs>
          <w:tab w:val="left" w:pos="1134"/>
          <w:tab w:val="left" w:pos="1276"/>
          <w:tab w:val="left" w:pos="1418"/>
        </w:tabs>
        <w:ind w:left="0" w:firstLine="709"/>
        <w:contextualSpacing w:val="0"/>
        <w:jc w:val="both"/>
        <w:rPr>
          <w:sz w:val="26"/>
          <w:szCs w:val="26"/>
        </w:rPr>
      </w:pPr>
      <w:r w:rsidRPr="005002FB">
        <w:rPr>
          <w:sz w:val="26"/>
          <w:szCs w:val="26"/>
        </w:rPr>
        <w:t xml:space="preserve">ДСР в течение пяти рабочих дней со дня поступления заключений от всех профильных подразделений подготавливает итоговое заключение по </w:t>
      </w:r>
      <w:r w:rsidR="002347AB">
        <w:rPr>
          <w:sz w:val="26"/>
          <w:szCs w:val="26"/>
        </w:rPr>
        <w:t>ИП</w:t>
      </w:r>
      <w:r w:rsidRPr="005002FB">
        <w:rPr>
          <w:sz w:val="26"/>
          <w:szCs w:val="26"/>
        </w:rPr>
        <w:t xml:space="preserve"> в соответствии </w:t>
      </w:r>
      <w:r w:rsidR="00C22D44" w:rsidRPr="005002FB">
        <w:rPr>
          <w:sz w:val="26"/>
          <w:szCs w:val="26"/>
        </w:rPr>
        <w:t xml:space="preserve">с приложением </w:t>
      </w:r>
      <w:r w:rsidR="0004053E">
        <w:rPr>
          <w:sz w:val="26"/>
          <w:szCs w:val="26"/>
        </w:rPr>
        <w:t>Н</w:t>
      </w:r>
      <w:r w:rsidRPr="005002FB">
        <w:rPr>
          <w:sz w:val="26"/>
          <w:szCs w:val="26"/>
        </w:rPr>
        <w:t>.</w:t>
      </w:r>
    </w:p>
    <w:p w:rsidR="001322C2" w:rsidRDefault="001322C2" w:rsidP="00D656F5">
      <w:pPr>
        <w:pStyle w:val="aff3"/>
        <w:numPr>
          <w:ilvl w:val="0"/>
          <w:numId w:val="14"/>
        </w:numPr>
        <w:tabs>
          <w:tab w:val="left" w:pos="1134"/>
          <w:tab w:val="left" w:pos="1276"/>
          <w:tab w:val="left" w:pos="1418"/>
        </w:tabs>
        <w:ind w:left="0" w:firstLine="709"/>
        <w:contextualSpacing w:val="0"/>
        <w:jc w:val="both"/>
      </w:pPr>
      <w:r w:rsidRPr="000F7D00">
        <w:rPr>
          <w:sz w:val="26"/>
          <w:szCs w:val="26"/>
        </w:rPr>
        <w:t xml:space="preserve">При наличии замечаний профильных подразделений ДСР возвращает инициатору </w:t>
      </w:r>
      <w:r w:rsidR="002347AB">
        <w:rPr>
          <w:sz w:val="26"/>
          <w:szCs w:val="26"/>
        </w:rPr>
        <w:t>ИП</w:t>
      </w:r>
      <w:r w:rsidRPr="000F7D00">
        <w:rPr>
          <w:sz w:val="26"/>
          <w:szCs w:val="26"/>
        </w:rPr>
        <w:t xml:space="preserve"> на доработку в течение пяти рабочих дней.</w:t>
      </w:r>
    </w:p>
    <w:p w:rsidR="004348F3" w:rsidRDefault="004348F3" w:rsidP="00261A5C">
      <w:pPr>
        <w:tabs>
          <w:tab w:val="left" w:pos="720"/>
          <w:tab w:val="left" w:pos="1440"/>
          <w:tab w:val="left" w:pos="4111"/>
          <w:tab w:val="left" w:pos="4820"/>
          <w:tab w:val="left" w:pos="8364"/>
        </w:tabs>
        <w:ind w:firstLine="720"/>
        <w:jc w:val="both"/>
        <w:rPr>
          <w:b/>
          <w:sz w:val="26"/>
          <w:szCs w:val="26"/>
        </w:rPr>
      </w:pPr>
    </w:p>
    <w:p w:rsidR="00261A5C" w:rsidRDefault="00261A5C" w:rsidP="00A57357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261A5C">
        <w:rPr>
          <w:b/>
          <w:sz w:val="26"/>
          <w:szCs w:val="26"/>
        </w:rPr>
        <w:t xml:space="preserve">Порядок </w:t>
      </w:r>
      <w:r>
        <w:rPr>
          <w:b/>
          <w:sz w:val="26"/>
          <w:szCs w:val="26"/>
        </w:rPr>
        <w:t>отбора</w:t>
      </w:r>
      <w:r w:rsidRPr="00261A5C">
        <w:rPr>
          <w:b/>
          <w:sz w:val="26"/>
          <w:szCs w:val="26"/>
        </w:rPr>
        <w:t xml:space="preserve"> инвестиционного проекта </w:t>
      </w:r>
      <w:r w:rsidR="003B7395">
        <w:rPr>
          <w:b/>
          <w:sz w:val="26"/>
          <w:szCs w:val="26"/>
        </w:rPr>
        <w:t>и</w:t>
      </w:r>
      <w:r w:rsidRPr="00261A5C">
        <w:rPr>
          <w:b/>
          <w:sz w:val="26"/>
          <w:szCs w:val="26"/>
        </w:rPr>
        <w:t>нвестиционной комиссией для формирования инвестиционного портфеля</w:t>
      </w:r>
    </w:p>
    <w:p w:rsidR="00261A5C" w:rsidRDefault="00261A5C" w:rsidP="00C21681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2970AD" w:rsidRDefault="002970A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2970AD">
        <w:rPr>
          <w:sz w:val="26"/>
          <w:szCs w:val="26"/>
        </w:rPr>
        <w:t xml:space="preserve">тбор </w:t>
      </w:r>
      <w:r w:rsidR="002347AB">
        <w:rPr>
          <w:sz w:val="26"/>
          <w:szCs w:val="26"/>
        </w:rPr>
        <w:t>ИП</w:t>
      </w:r>
      <w:r>
        <w:rPr>
          <w:sz w:val="26"/>
          <w:szCs w:val="26"/>
        </w:rPr>
        <w:t xml:space="preserve"> осуществляется на заседании</w:t>
      </w:r>
      <w:r w:rsidRPr="002970AD">
        <w:rPr>
          <w:sz w:val="26"/>
          <w:szCs w:val="26"/>
        </w:rPr>
        <w:t xml:space="preserve"> </w:t>
      </w:r>
      <w:r w:rsidR="002347AB">
        <w:rPr>
          <w:sz w:val="26"/>
          <w:szCs w:val="26"/>
        </w:rPr>
        <w:t>и</w:t>
      </w:r>
      <w:r w:rsidRPr="002970AD">
        <w:rPr>
          <w:sz w:val="26"/>
          <w:szCs w:val="26"/>
        </w:rPr>
        <w:t>нвестиционн</w:t>
      </w:r>
      <w:r>
        <w:rPr>
          <w:sz w:val="26"/>
          <w:szCs w:val="26"/>
        </w:rPr>
        <w:t>ой комиссии.</w:t>
      </w:r>
    </w:p>
    <w:p w:rsidR="00F4344F" w:rsidRPr="00F4344F" w:rsidRDefault="00F4344F" w:rsidP="00F4344F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4344F">
        <w:rPr>
          <w:sz w:val="26"/>
          <w:szCs w:val="26"/>
        </w:rPr>
        <w:t>Заседание инвестиционной комиссии проводится в соответствии с планом работы инвестиционной комиссии. По мере необходимости по решению председателя инвестиционной комиссии по ходатайству инициатора могут проводиться внеочередные заседания инвестиционной комиссии.</w:t>
      </w:r>
    </w:p>
    <w:p w:rsidR="00F4344F" w:rsidRPr="00F4344F" w:rsidRDefault="00F4344F" w:rsidP="00F4344F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4344F">
        <w:rPr>
          <w:sz w:val="26"/>
          <w:szCs w:val="26"/>
        </w:rPr>
        <w:t>Заседания инвестиционной комиссии могут проводиться в расширенном составе с участием приглашенных лиц – представителей профильных подразделений, ДО и других организаций.</w:t>
      </w:r>
    </w:p>
    <w:p w:rsidR="002970AD" w:rsidRDefault="002970A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ДСР </w:t>
      </w:r>
      <w:r w:rsidRPr="00587129">
        <w:rPr>
          <w:sz w:val="26"/>
          <w:szCs w:val="26"/>
        </w:rPr>
        <w:t xml:space="preserve">в течение пяти рабочих дней со дня </w:t>
      </w:r>
      <w:r>
        <w:rPr>
          <w:sz w:val="26"/>
          <w:szCs w:val="26"/>
        </w:rPr>
        <w:t>подготовки</w:t>
      </w:r>
      <w:r w:rsidRPr="0058712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итогового </w:t>
      </w:r>
      <w:r w:rsidRPr="00587129">
        <w:rPr>
          <w:sz w:val="26"/>
          <w:szCs w:val="26"/>
        </w:rPr>
        <w:t>заключени</w:t>
      </w:r>
      <w:r>
        <w:rPr>
          <w:sz w:val="26"/>
          <w:szCs w:val="26"/>
        </w:rPr>
        <w:t>я</w:t>
      </w:r>
      <w:r w:rsidR="005E5DC8">
        <w:rPr>
          <w:sz w:val="26"/>
          <w:szCs w:val="26"/>
        </w:rPr>
        <w:t xml:space="preserve"> </w:t>
      </w:r>
      <w:r w:rsidR="00BB0F3E">
        <w:rPr>
          <w:sz w:val="26"/>
          <w:szCs w:val="26"/>
        </w:rPr>
        <w:t>в соответствие</w:t>
      </w:r>
      <w:r w:rsidR="005E5DC8">
        <w:rPr>
          <w:sz w:val="26"/>
          <w:szCs w:val="26"/>
        </w:rPr>
        <w:t xml:space="preserve"> с 5.</w:t>
      </w:r>
      <w:r w:rsidR="003059AA">
        <w:rPr>
          <w:sz w:val="26"/>
          <w:szCs w:val="26"/>
        </w:rPr>
        <w:t>6</w:t>
      </w:r>
      <w:r w:rsidR="005E5DC8">
        <w:rPr>
          <w:sz w:val="26"/>
          <w:szCs w:val="26"/>
        </w:rPr>
        <w:t>.11</w:t>
      </w:r>
      <w:r>
        <w:rPr>
          <w:sz w:val="26"/>
          <w:szCs w:val="26"/>
        </w:rPr>
        <w:t xml:space="preserve"> направляет секретарю</w:t>
      </w:r>
      <w:r w:rsidR="00985550">
        <w:rPr>
          <w:sz w:val="26"/>
          <w:szCs w:val="26"/>
        </w:rPr>
        <w:t xml:space="preserve"> </w:t>
      </w:r>
      <w:r w:rsidR="00071E84">
        <w:rPr>
          <w:sz w:val="26"/>
          <w:szCs w:val="26"/>
        </w:rPr>
        <w:t>и</w:t>
      </w:r>
      <w:r w:rsidR="00985550">
        <w:rPr>
          <w:sz w:val="26"/>
          <w:szCs w:val="26"/>
        </w:rPr>
        <w:t xml:space="preserve">нвестиционной комиссии </w:t>
      </w:r>
      <w:r w:rsidR="002347AB">
        <w:rPr>
          <w:sz w:val="26"/>
          <w:szCs w:val="26"/>
        </w:rPr>
        <w:t>ИП</w:t>
      </w:r>
      <w:r w:rsidR="00985550" w:rsidRPr="00940E12">
        <w:rPr>
          <w:sz w:val="26"/>
          <w:szCs w:val="26"/>
        </w:rPr>
        <w:t xml:space="preserve"> </w:t>
      </w:r>
      <w:r w:rsidR="00985550">
        <w:rPr>
          <w:sz w:val="26"/>
          <w:szCs w:val="26"/>
        </w:rPr>
        <w:t>и итоговое заключение</w:t>
      </w:r>
      <w:r w:rsidR="006A0D81" w:rsidRPr="006A0D81">
        <w:rPr>
          <w:sz w:val="26"/>
          <w:szCs w:val="26"/>
        </w:rPr>
        <w:t xml:space="preserve"> </w:t>
      </w:r>
      <w:r w:rsidR="006A0D81" w:rsidRPr="00F372BB">
        <w:rPr>
          <w:sz w:val="26"/>
          <w:szCs w:val="26"/>
        </w:rPr>
        <w:t xml:space="preserve">в бумажном виде с приложениями (копиями заключений </w:t>
      </w:r>
      <w:r w:rsidR="006A0D81">
        <w:rPr>
          <w:sz w:val="26"/>
          <w:szCs w:val="26"/>
        </w:rPr>
        <w:t xml:space="preserve">профильных </w:t>
      </w:r>
      <w:r w:rsidR="006A0D81" w:rsidRPr="00F372BB">
        <w:rPr>
          <w:sz w:val="26"/>
          <w:szCs w:val="26"/>
        </w:rPr>
        <w:t>подразделений)</w:t>
      </w:r>
      <w:r w:rsidR="00985550">
        <w:rPr>
          <w:sz w:val="26"/>
          <w:szCs w:val="26"/>
        </w:rPr>
        <w:t>.</w:t>
      </w:r>
    </w:p>
    <w:p w:rsidR="00815256" w:rsidRDefault="00112CC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Секретарь инвестиционной комиссии з</w:t>
      </w:r>
      <w:r w:rsidRPr="00F372BB">
        <w:rPr>
          <w:sz w:val="26"/>
          <w:szCs w:val="26"/>
        </w:rPr>
        <w:t xml:space="preserve">а </w:t>
      </w:r>
      <w:r>
        <w:rPr>
          <w:sz w:val="26"/>
          <w:szCs w:val="26"/>
        </w:rPr>
        <w:t>пять рабочих</w:t>
      </w:r>
      <w:r w:rsidRPr="00F372BB">
        <w:rPr>
          <w:sz w:val="26"/>
          <w:szCs w:val="26"/>
        </w:rPr>
        <w:t xml:space="preserve"> дней до проведения заседания</w:t>
      </w:r>
      <w:r>
        <w:rPr>
          <w:sz w:val="26"/>
          <w:szCs w:val="26"/>
        </w:rPr>
        <w:t xml:space="preserve"> направляет</w:t>
      </w:r>
      <w:r w:rsidRPr="00F372BB">
        <w:rPr>
          <w:sz w:val="26"/>
          <w:szCs w:val="26"/>
        </w:rPr>
        <w:t xml:space="preserve"> членам </w:t>
      </w:r>
      <w:r>
        <w:rPr>
          <w:sz w:val="26"/>
          <w:szCs w:val="26"/>
        </w:rPr>
        <w:t>и</w:t>
      </w:r>
      <w:r w:rsidRPr="00F372BB">
        <w:rPr>
          <w:sz w:val="26"/>
          <w:szCs w:val="26"/>
        </w:rPr>
        <w:t xml:space="preserve">нвестиционной комиссии </w:t>
      </w:r>
      <w:r>
        <w:rPr>
          <w:sz w:val="26"/>
          <w:szCs w:val="26"/>
        </w:rPr>
        <w:t>и</w:t>
      </w:r>
      <w:r w:rsidRPr="00F372BB">
        <w:rPr>
          <w:sz w:val="26"/>
          <w:szCs w:val="26"/>
        </w:rPr>
        <w:t xml:space="preserve">тоговое заключение с приложениями (копиями заключений </w:t>
      </w:r>
      <w:r>
        <w:rPr>
          <w:sz w:val="26"/>
          <w:szCs w:val="26"/>
        </w:rPr>
        <w:t xml:space="preserve">профильных </w:t>
      </w:r>
      <w:r w:rsidRPr="00F372BB">
        <w:rPr>
          <w:sz w:val="26"/>
          <w:szCs w:val="26"/>
        </w:rPr>
        <w:t>подразделений)</w:t>
      </w:r>
      <w:r w:rsidR="00F372BB" w:rsidRPr="00F372BB">
        <w:rPr>
          <w:sz w:val="26"/>
          <w:szCs w:val="26"/>
        </w:rPr>
        <w:t>.</w:t>
      </w:r>
      <w:r w:rsidR="00815256">
        <w:rPr>
          <w:sz w:val="26"/>
          <w:szCs w:val="26"/>
        </w:rPr>
        <w:t xml:space="preserve"> </w:t>
      </w:r>
    </w:p>
    <w:p w:rsidR="00F372BB" w:rsidRPr="00F372BB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372BB">
        <w:rPr>
          <w:sz w:val="26"/>
          <w:szCs w:val="26"/>
        </w:rPr>
        <w:t>Инвестиционная комиссия по</w:t>
      </w:r>
      <w:r w:rsidR="00985550">
        <w:rPr>
          <w:sz w:val="26"/>
          <w:szCs w:val="26"/>
        </w:rPr>
        <w:t xml:space="preserve"> каждому</w:t>
      </w:r>
      <w:r w:rsidRPr="00F372BB">
        <w:rPr>
          <w:sz w:val="26"/>
          <w:szCs w:val="26"/>
        </w:rPr>
        <w:t xml:space="preserve"> рассматриваемому </w:t>
      </w:r>
      <w:r w:rsidR="002347AB">
        <w:rPr>
          <w:sz w:val="26"/>
          <w:szCs w:val="26"/>
        </w:rPr>
        <w:t>ИП</w:t>
      </w:r>
      <w:r w:rsidRPr="00F372BB">
        <w:rPr>
          <w:sz w:val="26"/>
          <w:szCs w:val="26"/>
        </w:rPr>
        <w:t xml:space="preserve"> принимает одно из </w:t>
      </w:r>
      <w:r w:rsidR="00395432">
        <w:rPr>
          <w:sz w:val="26"/>
          <w:szCs w:val="26"/>
        </w:rPr>
        <w:t>трех</w:t>
      </w:r>
      <w:r w:rsidRPr="00F372BB">
        <w:rPr>
          <w:sz w:val="26"/>
          <w:szCs w:val="26"/>
        </w:rPr>
        <w:t xml:space="preserve"> решений:</w:t>
      </w:r>
    </w:p>
    <w:p w:rsidR="00884D21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F372BB" w:rsidRPr="00D96879">
        <w:rPr>
          <w:sz w:val="26"/>
          <w:szCs w:val="26"/>
        </w:rPr>
        <w:t>включить п</w:t>
      </w:r>
      <w:r w:rsidR="00884D21">
        <w:rPr>
          <w:sz w:val="26"/>
          <w:szCs w:val="26"/>
        </w:rPr>
        <w:t>роект в инвестиционный портфель</w:t>
      </w:r>
      <w:r w:rsidR="00844CB3">
        <w:rPr>
          <w:sz w:val="26"/>
          <w:szCs w:val="26"/>
        </w:rPr>
        <w:t>;</w:t>
      </w:r>
    </w:p>
    <w:p w:rsidR="00D96879" w:rsidRPr="00D96879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D96879" w:rsidRPr="00D96879">
        <w:rPr>
          <w:sz w:val="26"/>
          <w:szCs w:val="26"/>
        </w:rPr>
        <w:t>в случае</w:t>
      </w:r>
      <w:r w:rsidR="00A812E2">
        <w:rPr>
          <w:sz w:val="26"/>
          <w:szCs w:val="26"/>
        </w:rPr>
        <w:t>,</w:t>
      </w:r>
      <w:r w:rsidR="00D96879" w:rsidRPr="00D96879">
        <w:rPr>
          <w:sz w:val="26"/>
          <w:szCs w:val="26"/>
        </w:rPr>
        <w:t xml:space="preserve"> если</w:t>
      </w:r>
      <w:r w:rsidR="00D96879">
        <w:rPr>
          <w:sz w:val="26"/>
          <w:szCs w:val="26"/>
        </w:rPr>
        <w:t xml:space="preserve"> источником фина</w:t>
      </w:r>
      <w:r w:rsidR="00FA4C04">
        <w:rPr>
          <w:sz w:val="26"/>
          <w:szCs w:val="26"/>
        </w:rPr>
        <w:t>н</w:t>
      </w:r>
      <w:r w:rsidR="00D96879">
        <w:rPr>
          <w:sz w:val="26"/>
          <w:szCs w:val="26"/>
        </w:rPr>
        <w:t xml:space="preserve">сирования </w:t>
      </w:r>
      <w:r w:rsidR="002347AB">
        <w:rPr>
          <w:sz w:val="26"/>
          <w:szCs w:val="26"/>
        </w:rPr>
        <w:t>ИП</w:t>
      </w:r>
      <w:r w:rsidR="00D96879">
        <w:rPr>
          <w:sz w:val="26"/>
          <w:szCs w:val="26"/>
        </w:rPr>
        <w:t xml:space="preserve"> является Фонд</w:t>
      </w:r>
      <w:r w:rsidR="002B746D">
        <w:rPr>
          <w:sz w:val="26"/>
          <w:szCs w:val="26"/>
        </w:rPr>
        <w:t xml:space="preserve"> финансирования</w:t>
      </w:r>
      <w:r w:rsidR="00D96879" w:rsidRPr="00D96879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5F377A">
        <w:rPr>
          <w:sz w:val="26"/>
          <w:szCs w:val="26"/>
        </w:rPr>
        <w:t>,</w:t>
      </w:r>
      <w:r w:rsidR="00D96879">
        <w:rPr>
          <w:sz w:val="26"/>
          <w:szCs w:val="26"/>
        </w:rPr>
        <w:t xml:space="preserve"> </w:t>
      </w:r>
      <w:r w:rsidR="002347AB">
        <w:rPr>
          <w:sz w:val="26"/>
          <w:szCs w:val="26"/>
        </w:rPr>
        <w:t>и</w:t>
      </w:r>
      <w:r w:rsidR="00D96879">
        <w:rPr>
          <w:sz w:val="26"/>
          <w:szCs w:val="26"/>
        </w:rPr>
        <w:t>нвестиционная комиссия принимает решение о направлении матери</w:t>
      </w:r>
      <w:r w:rsidR="00FA4C04">
        <w:rPr>
          <w:sz w:val="26"/>
          <w:szCs w:val="26"/>
        </w:rPr>
        <w:t>а</w:t>
      </w:r>
      <w:r w:rsidR="00D96879">
        <w:rPr>
          <w:sz w:val="26"/>
          <w:szCs w:val="26"/>
        </w:rPr>
        <w:t xml:space="preserve">лов </w:t>
      </w:r>
      <w:r w:rsidR="002347AB">
        <w:rPr>
          <w:sz w:val="26"/>
          <w:szCs w:val="26"/>
        </w:rPr>
        <w:t>ИП</w:t>
      </w:r>
      <w:r w:rsidR="002B746D">
        <w:rPr>
          <w:sz w:val="26"/>
          <w:szCs w:val="26"/>
        </w:rPr>
        <w:t xml:space="preserve"> с итоговым заключением, подготовленным ДСР</w:t>
      </w:r>
      <w:r w:rsidR="00D96879">
        <w:rPr>
          <w:sz w:val="26"/>
          <w:szCs w:val="26"/>
        </w:rPr>
        <w:t xml:space="preserve"> в ДЭ для рассмотрения </w:t>
      </w:r>
      <w:r w:rsidR="002347AB">
        <w:rPr>
          <w:sz w:val="26"/>
          <w:szCs w:val="26"/>
        </w:rPr>
        <w:t>ИП</w:t>
      </w:r>
      <w:r w:rsidR="00D96879">
        <w:rPr>
          <w:sz w:val="26"/>
          <w:szCs w:val="26"/>
        </w:rPr>
        <w:t xml:space="preserve"> на Правлении Концерна</w:t>
      </w:r>
      <w:r w:rsidR="000707E0">
        <w:rPr>
          <w:sz w:val="26"/>
          <w:szCs w:val="26"/>
        </w:rPr>
        <w:t>. Включение такого проекта в инвестиционный портфель происходит при принятии Правлением Концерна положительного решения о финансировании проекта за счёт</w:t>
      </w:r>
      <w:r w:rsidR="002B746D">
        <w:rPr>
          <w:sz w:val="26"/>
          <w:szCs w:val="26"/>
        </w:rPr>
        <w:t xml:space="preserve"> средств</w:t>
      </w:r>
      <w:r w:rsidR="000707E0">
        <w:rPr>
          <w:sz w:val="26"/>
          <w:szCs w:val="26"/>
        </w:rPr>
        <w:t xml:space="preserve"> Фонда</w:t>
      </w:r>
      <w:r w:rsidR="002B746D">
        <w:rPr>
          <w:sz w:val="26"/>
          <w:szCs w:val="26"/>
        </w:rPr>
        <w:t xml:space="preserve"> финансирования</w:t>
      </w:r>
      <w:r w:rsidR="000707E0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0707E0">
        <w:rPr>
          <w:sz w:val="26"/>
          <w:szCs w:val="26"/>
        </w:rPr>
        <w:t>. В случае принятия отрицательного решения документы по проекту возвращаются инициатору с предложением о доработке проекта с заменой источника финансирования</w:t>
      </w:r>
      <w:r w:rsidR="00A226EB">
        <w:rPr>
          <w:sz w:val="26"/>
          <w:szCs w:val="26"/>
        </w:rPr>
        <w:t>;</w:t>
      </w:r>
    </w:p>
    <w:p w:rsidR="00F372BB" w:rsidRPr="00F372BB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F372BB" w:rsidRPr="00F372BB">
        <w:rPr>
          <w:sz w:val="26"/>
          <w:szCs w:val="26"/>
        </w:rPr>
        <w:t xml:space="preserve">отказать в реализации </w:t>
      </w:r>
      <w:r w:rsidR="002347AB">
        <w:rPr>
          <w:sz w:val="26"/>
          <w:szCs w:val="26"/>
        </w:rPr>
        <w:t>ИП</w:t>
      </w:r>
      <w:r w:rsidR="00F372BB" w:rsidRPr="00F372BB">
        <w:rPr>
          <w:sz w:val="26"/>
          <w:szCs w:val="26"/>
        </w:rPr>
        <w:t>.</w:t>
      </w:r>
    </w:p>
    <w:p w:rsidR="006A0D81" w:rsidRDefault="006A0D81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Решение по каждому </w:t>
      </w:r>
      <w:r w:rsidR="002347AB">
        <w:rPr>
          <w:sz w:val="26"/>
          <w:szCs w:val="26"/>
        </w:rPr>
        <w:t>ИП</w:t>
      </w:r>
      <w:r>
        <w:rPr>
          <w:sz w:val="26"/>
          <w:szCs w:val="26"/>
        </w:rPr>
        <w:t xml:space="preserve"> оформляется в письменном виде и направляется в ДСР </w:t>
      </w:r>
      <w:r w:rsidRPr="00587129">
        <w:rPr>
          <w:sz w:val="26"/>
          <w:szCs w:val="26"/>
        </w:rPr>
        <w:t>в течение пяти рабочих дней</w:t>
      </w:r>
      <w:r>
        <w:rPr>
          <w:sz w:val="26"/>
          <w:szCs w:val="26"/>
        </w:rPr>
        <w:t xml:space="preserve"> со дня проведения заседания </w:t>
      </w:r>
      <w:r w:rsidR="002347AB">
        <w:rPr>
          <w:sz w:val="26"/>
          <w:szCs w:val="26"/>
        </w:rPr>
        <w:t>и</w:t>
      </w:r>
      <w:r w:rsidRPr="002970AD">
        <w:rPr>
          <w:sz w:val="26"/>
          <w:szCs w:val="26"/>
        </w:rPr>
        <w:t>нвестиционн</w:t>
      </w:r>
      <w:r>
        <w:rPr>
          <w:sz w:val="26"/>
          <w:szCs w:val="26"/>
        </w:rPr>
        <w:t>ой комиссии.</w:t>
      </w:r>
    </w:p>
    <w:p w:rsidR="00F372BB" w:rsidRPr="00081084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372BB">
        <w:rPr>
          <w:sz w:val="26"/>
          <w:szCs w:val="26"/>
        </w:rPr>
        <w:t xml:space="preserve">ДСР направляет инициатору </w:t>
      </w:r>
      <w:r w:rsidRPr="00081084">
        <w:rPr>
          <w:sz w:val="26"/>
          <w:szCs w:val="26"/>
        </w:rPr>
        <w:t xml:space="preserve">письменно оформленное решение </w:t>
      </w:r>
      <w:r w:rsidR="003054E3">
        <w:rPr>
          <w:sz w:val="26"/>
          <w:szCs w:val="26"/>
        </w:rPr>
        <w:t>и</w:t>
      </w:r>
      <w:r w:rsidRPr="00081084">
        <w:rPr>
          <w:sz w:val="26"/>
          <w:szCs w:val="26"/>
        </w:rPr>
        <w:t>нвестиционной комиссии с указанием причин отказа в течение пяти рабочих дней.</w:t>
      </w:r>
      <w:r w:rsidR="0034599E">
        <w:rPr>
          <w:sz w:val="26"/>
          <w:szCs w:val="26"/>
        </w:rPr>
        <w:t xml:space="preserve"> Е</w:t>
      </w:r>
      <w:r w:rsidR="0034599E" w:rsidRPr="0034599E">
        <w:rPr>
          <w:sz w:val="26"/>
          <w:szCs w:val="26"/>
        </w:rPr>
        <w:t xml:space="preserve">сли источником финансирования </w:t>
      </w:r>
      <w:r w:rsidR="007264E5">
        <w:rPr>
          <w:sz w:val="26"/>
          <w:szCs w:val="26"/>
        </w:rPr>
        <w:t>ИП</w:t>
      </w:r>
      <w:r w:rsidR="0034599E" w:rsidRPr="0034599E">
        <w:rPr>
          <w:sz w:val="26"/>
          <w:szCs w:val="26"/>
        </w:rPr>
        <w:t xml:space="preserve"> является Фонд</w:t>
      </w:r>
      <w:r w:rsidR="002B746D">
        <w:rPr>
          <w:sz w:val="26"/>
          <w:szCs w:val="26"/>
        </w:rPr>
        <w:t xml:space="preserve"> финансирования</w:t>
      </w:r>
      <w:r w:rsidR="0034599E" w:rsidRPr="0034599E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E16929">
        <w:rPr>
          <w:sz w:val="26"/>
          <w:szCs w:val="26"/>
        </w:rPr>
        <w:t>,</w:t>
      </w:r>
      <w:r w:rsidR="004E1BB6">
        <w:rPr>
          <w:sz w:val="26"/>
          <w:szCs w:val="26"/>
        </w:rPr>
        <w:t xml:space="preserve"> соответствующая информация инициатору направляется после принятия решения Правлением Концерна.</w:t>
      </w:r>
    </w:p>
    <w:p w:rsidR="00D55BB9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1084">
        <w:rPr>
          <w:sz w:val="26"/>
          <w:szCs w:val="26"/>
        </w:rPr>
        <w:t xml:space="preserve">ДСР </w:t>
      </w:r>
      <w:r w:rsidR="006A0D81" w:rsidRPr="00081084">
        <w:rPr>
          <w:sz w:val="26"/>
          <w:szCs w:val="26"/>
        </w:rPr>
        <w:t>формиру</w:t>
      </w:r>
      <w:r w:rsidR="002B746D">
        <w:rPr>
          <w:sz w:val="26"/>
          <w:szCs w:val="26"/>
        </w:rPr>
        <w:t>е</w:t>
      </w:r>
      <w:r w:rsidR="006A0D81" w:rsidRPr="00081084">
        <w:rPr>
          <w:sz w:val="26"/>
          <w:szCs w:val="26"/>
        </w:rPr>
        <w:t xml:space="preserve">т инвестиционный портфель </w:t>
      </w:r>
      <w:r w:rsidRPr="00081084">
        <w:rPr>
          <w:sz w:val="26"/>
          <w:szCs w:val="26"/>
        </w:rPr>
        <w:t>из</w:t>
      </w:r>
      <w:r w:rsidR="00044B32" w:rsidRPr="00081084">
        <w:rPr>
          <w:sz w:val="26"/>
          <w:szCs w:val="26"/>
        </w:rPr>
        <w:t xml:space="preserve"> </w:t>
      </w:r>
      <w:r w:rsidR="00104A9D">
        <w:rPr>
          <w:sz w:val="26"/>
          <w:szCs w:val="26"/>
        </w:rPr>
        <w:t>ИП</w:t>
      </w:r>
      <w:r w:rsidR="006A0D81" w:rsidRPr="00C43152">
        <w:rPr>
          <w:sz w:val="26"/>
          <w:szCs w:val="26"/>
        </w:rPr>
        <w:t xml:space="preserve">, по которым принято </w:t>
      </w:r>
      <w:r w:rsidR="00104A9D">
        <w:rPr>
          <w:sz w:val="26"/>
          <w:szCs w:val="26"/>
        </w:rPr>
        <w:t>и</w:t>
      </w:r>
      <w:r w:rsidR="006A0D81" w:rsidRPr="00C43152">
        <w:rPr>
          <w:sz w:val="26"/>
          <w:szCs w:val="26"/>
        </w:rPr>
        <w:t xml:space="preserve">нвестиционной комиссией решение </w:t>
      </w:r>
      <w:r w:rsidRPr="00C43152">
        <w:rPr>
          <w:sz w:val="26"/>
          <w:szCs w:val="26"/>
        </w:rPr>
        <w:t>о включении в портфель</w:t>
      </w:r>
      <w:r w:rsidR="00C43152">
        <w:rPr>
          <w:sz w:val="26"/>
          <w:szCs w:val="26"/>
        </w:rPr>
        <w:t>.</w:t>
      </w:r>
    </w:p>
    <w:p w:rsidR="00A061C0" w:rsidRDefault="00A061C0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P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E644F2">
        <w:rPr>
          <w:b/>
          <w:sz w:val="26"/>
          <w:szCs w:val="26"/>
        </w:rPr>
        <w:t>Директор департамента</w:t>
      </w:r>
    </w:p>
    <w:p w:rsidR="00E644F2" w:rsidRP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E644F2">
        <w:rPr>
          <w:b/>
          <w:sz w:val="26"/>
          <w:szCs w:val="26"/>
        </w:rPr>
        <w:t>стратегического развития</w:t>
      </w:r>
      <w:r w:rsidRPr="00E644F2">
        <w:rPr>
          <w:b/>
          <w:sz w:val="26"/>
          <w:szCs w:val="26"/>
        </w:rPr>
        <w:tab/>
      </w:r>
      <w:r w:rsidRPr="00E644F2">
        <w:rPr>
          <w:b/>
          <w:sz w:val="26"/>
          <w:szCs w:val="26"/>
        </w:rPr>
        <w:tab/>
      </w:r>
      <w:r w:rsidRPr="00E644F2">
        <w:rPr>
          <w:b/>
          <w:sz w:val="26"/>
          <w:szCs w:val="26"/>
        </w:rPr>
        <w:tab/>
        <w:t>Г.В. Волков</w:t>
      </w: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Pr="00747C27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A061C0" w:rsidRDefault="00A061C0" w:rsidP="001933B7">
      <w:pPr>
        <w:tabs>
          <w:tab w:val="left" w:pos="1276"/>
          <w:tab w:val="left" w:pos="4111"/>
          <w:tab w:val="left" w:pos="4820"/>
          <w:tab w:val="left" w:pos="8364"/>
        </w:tabs>
        <w:ind w:left="567"/>
        <w:jc w:val="both"/>
        <w:rPr>
          <w:sz w:val="26"/>
          <w:szCs w:val="26"/>
        </w:rPr>
      </w:pPr>
    </w:p>
    <w:p w:rsidR="00331742" w:rsidRPr="001933B7" w:rsidRDefault="00331742" w:rsidP="001933B7">
      <w:pPr>
        <w:tabs>
          <w:tab w:val="left" w:pos="1276"/>
          <w:tab w:val="left" w:pos="4111"/>
          <w:tab w:val="left" w:pos="4820"/>
          <w:tab w:val="left" w:pos="8364"/>
        </w:tabs>
        <w:ind w:left="567"/>
        <w:jc w:val="both"/>
        <w:rPr>
          <w:sz w:val="26"/>
          <w:szCs w:val="26"/>
        </w:rPr>
        <w:sectPr w:rsidR="00331742" w:rsidRPr="001933B7" w:rsidSect="00215B38">
          <w:pgSz w:w="11907" w:h="16840" w:code="9"/>
          <w:pgMar w:top="1134" w:right="680" w:bottom="1276" w:left="1134" w:header="720" w:footer="720" w:gutter="0"/>
          <w:cols w:space="720"/>
        </w:sectPr>
      </w:pPr>
    </w:p>
    <w:p w:rsidR="00331742" w:rsidRDefault="00331742" w:rsidP="0033174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bookmarkStart w:id="3" w:name="_Toc505760237"/>
      <w:r w:rsidRPr="00897718">
        <w:rPr>
          <w:b/>
          <w:sz w:val="26"/>
          <w:szCs w:val="26"/>
        </w:rPr>
        <w:lastRenderedPageBreak/>
        <w:t xml:space="preserve">Приложение </w:t>
      </w:r>
      <w:r>
        <w:rPr>
          <w:b/>
          <w:sz w:val="26"/>
          <w:szCs w:val="26"/>
        </w:rPr>
        <w:t>А</w:t>
      </w:r>
      <w:r w:rsidR="00146D2B">
        <w:rPr>
          <w:b/>
          <w:sz w:val="26"/>
          <w:szCs w:val="26"/>
        </w:rPr>
        <w:br/>
      </w:r>
      <w:r w:rsidRPr="00897718">
        <w:rPr>
          <w:b/>
          <w:sz w:val="26"/>
          <w:szCs w:val="26"/>
        </w:rPr>
        <w:t>(обязательное)</w:t>
      </w:r>
      <w:r w:rsidRPr="00897718">
        <w:rPr>
          <w:b/>
          <w:sz w:val="26"/>
          <w:szCs w:val="26"/>
        </w:rPr>
        <w:br/>
      </w:r>
      <w:r w:rsidRPr="00313358">
        <w:rPr>
          <w:b/>
          <w:sz w:val="26"/>
          <w:szCs w:val="26"/>
        </w:rPr>
        <w:t xml:space="preserve">Блок-схема процесса </w:t>
      </w:r>
      <w:bookmarkEnd w:id="3"/>
      <w:r w:rsidR="00814E07">
        <w:rPr>
          <w:b/>
          <w:sz w:val="26"/>
          <w:szCs w:val="26"/>
        </w:rPr>
        <w:t>разработки и рассмотрения</w:t>
      </w:r>
      <w:r w:rsidR="00256DDA">
        <w:rPr>
          <w:b/>
          <w:sz w:val="26"/>
          <w:szCs w:val="26"/>
        </w:rPr>
        <w:t xml:space="preserve"> инвестиционного проекта </w:t>
      </w:r>
    </w:p>
    <w:p w:rsidR="00AA4DF4" w:rsidRPr="00313358" w:rsidRDefault="00AA4DF4" w:rsidP="0033174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</w:p>
    <w:tbl>
      <w:tblPr>
        <w:tblStyle w:val="af5"/>
        <w:tblW w:w="1093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843"/>
        <w:gridCol w:w="9090"/>
      </w:tblGrid>
      <w:tr w:rsidR="0087709F" w:rsidTr="00AA4DF4">
        <w:trPr>
          <w:trHeight w:val="11938"/>
        </w:trPr>
        <w:tc>
          <w:tcPr>
            <w:tcW w:w="1843" w:type="dxa"/>
          </w:tcPr>
          <w:p w:rsidR="00F31E0F" w:rsidRDefault="00F31E0F" w:rsidP="00F31E0F">
            <w:pPr>
              <w:tabs>
                <w:tab w:val="center" w:pos="5103"/>
                <w:tab w:val="left" w:pos="952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Ответственные</w:t>
            </w:r>
          </w:p>
          <w:p w:rsidR="00F31E0F" w:rsidRDefault="00F31E0F" w:rsidP="00F31E0F">
            <w:pPr>
              <w:tabs>
                <w:tab w:val="center" w:pos="5103"/>
                <w:tab w:val="left" w:pos="952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исполнители</w:t>
            </w:r>
          </w:p>
          <w:p w:rsidR="0087709F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 w:rsidRPr="00F31E0F">
              <w:rPr>
                <w:sz w:val="20"/>
                <w:szCs w:val="20"/>
              </w:rPr>
              <w:t>1. Инициатор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ДСР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ЗГД 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ДЭ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5B746A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Профильные подразделения (в соответствии с 5.</w:t>
            </w:r>
            <w:r w:rsidR="00AA4DF4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>)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5B746A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 Инвестиционная комиссия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9B7171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 Правление Концерна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9090" w:type="dxa"/>
          </w:tcPr>
          <w:p w:rsidR="0087709F" w:rsidRPr="00F60CC6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10"/>
                <w:szCs w:val="10"/>
              </w:rPr>
            </w:pPr>
          </w:p>
          <w:p w:rsidR="0087709F" w:rsidRPr="00F60CC6" w:rsidRDefault="00AA4DF4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10"/>
                <w:szCs w:val="10"/>
              </w:rPr>
            </w:pPr>
            <w:r>
              <w:object w:dxaOrig="10366" w:dyaOrig="156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4pt;height:569.25pt" o:ole="">
                  <v:imagedata r:id="rId11" o:title=""/>
                </v:shape>
                <o:OLEObject Type="Embed" ProgID="Visio.Drawing.11" ShapeID="_x0000_i1025" DrawAspect="Content" ObjectID="_1624351572" r:id="rId12"/>
              </w:object>
            </w:r>
          </w:p>
          <w:p w:rsidR="0087709F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26"/>
                <w:szCs w:val="26"/>
              </w:rPr>
            </w:pPr>
          </w:p>
        </w:tc>
      </w:tr>
    </w:tbl>
    <w:p w:rsidR="00331742" w:rsidRDefault="00331742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Б</w:t>
      </w: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t>(рекомендуемое)</w:t>
      </w: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t xml:space="preserve">Рекомендации по формированию себестоимости продукции, предполагаемой к выпуску, в результате реализации инвестиционного проекта  </w:t>
      </w:r>
    </w:p>
    <w:p w:rsidR="006A78FD" w:rsidRPr="00A01E5B" w:rsidRDefault="006A78FD" w:rsidP="006A78FD">
      <w:pPr>
        <w:spacing w:line="312" w:lineRule="auto"/>
        <w:jc w:val="both"/>
        <w:rPr>
          <w:b/>
          <w:sz w:val="26"/>
          <w:szCs w:val="26"/>
        </w:rPr>
      </w:pPr>
    </w:p>
    <w:p w:rsidR="006A78FD" w:rsidRPr="00A01E5B" w:rsidRDefault="00997D23" w:rsidP="00217137">
      <w:pPr>
        <w:pStyle w:val="aff3"/>
        <w:jc w:val="both"/>
        <w:rPr>
          <w:sz w:val="26"/>
          <w:szCs w:val="26"/>
        </w:rPr>
      </w:pPr>
      <w:r>
        <w:rPr>
          <w:b/>
          <w:sz w:val="26"/>
          <w:szCs w:val="26"/>
        </w:rPr>
        <w:t>Б</w:t>
      </w:r>
      <w:r w:rsidR="003B5A2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1</w:t>
      </w:r>
      <w:r w:rsidR="006A78FD" w:rsidRPr="00A01E5B">
        <w:rPr>
          <w:b/>
          <w:sz w:val="26"/>
          <w:szCs w:val="26"/>
        </w:rPr>
        <w:t xml:space="preserve"> На стадии инвестиционного предложения </w:t>
      </w:r>
    </w:p>
    <w:p w:rsidR="006A78FD" w:rsidRDefault="006A78FD" w:rsidP="00217137">
      <w:pPr>
        <w:pStyle w:val="aff3"/>
        <w:ind w:left="0" w:firstLine="720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Для формирования себестоимости продукции, предполагаемой к выпуску в рамках </w:t>
      </w:r>
      <w:r w:rsidR="00404319">
        <w:rPr>
          <w:sz w:val="26"/>
          <w:szCs w:val="26"/>
        </w:rPr>
        <w:t>ИП</w:t>
      </w:r>
      <w:r w:rsidRPr="00A01E5B">
        <w:rPr>
          <w:sz w:val="26"/>
          <w:szCs w:val="26"/>
        </w:rPr>
        <w:t xml:space="preserve">, направленных на достижение целей по освоению новой </w:t>
      </w:r>
      <w:r w:rsidR="00BF1589">
        <w:rPr>
          <w:sz w:val="26"/>
          <w:szCs w:val="26"/>
        </w:rPr>
        <w:t>ПВН</w:t>
      </w:r>
      <w:r w:rsidRPr="00A01E5B">
        <w:rPr>
          <w:sz w:val="26"/>
          <w:szCs w:val="26"/>
        </w:rPr>
        <w:t xml:space="preserve">, продукции в рамках программы импортозамещения и политики диверсификации предполагается два подхода, в зависимости от условий реализации </w:t>
      </w:r>
      <w:r w:rsidR="007264E5">
        <w:rPr>
          <w:sz w:val="26"/>
          <w:szCs w:val="26"/>
        </w:rPr>
        <w:t>ИП</w:t>
      </w:r>
      <w:r w:rsidRPr="00A01E5B">
        <w:rPr>
          <w:sz w:val="26"/>
          <w:szCs w:val="26"/>
        </w:rPr>
        <w:t>.</w:t>
      </w:r>
    </w:p>
    <w:p w:rsidR="00935B15" w:rsidRDefault="00910475" w:rsidP="00217137">
      <w:pPr>
        <w:ind w:firstLine="709"/>
        <w:jc w:val="both"/>
        <w:rPr>
          <w:sz w:val="26"/>
          <w:szCs w:val="26"/>
        </w:rPr>
      </w:pPr>
      <w:r>
        <w:rPr>
          <w:b/>
          <w:sz w:val="26"/>
          <w:szCs w:val="26"/>
        </w:rPr>
        <w:t>Б.1.1</w:t>
      </w:r>
      <w:r w:rsidR="004F0765">
        <w:rPr>
          <w:b/>
          <w:sz w:val="26"/>
          <w:szCs w:val="26"/>
        </w:rPr>
        <w:t xml:space="preserve"> </w:t>
      </w:r>
      <w:r w:rsidR="006A78FD" w:rsidRPr="001857C1">
        <w:rPr>
          <w:b/>
          <w:sz w:val="26"/>
          <w:szCs w:val="26"/>
        </w:rPr>
        <w:t>Методика 1</w:t>
      </w:r>
      <w:r w:rsidR="006A78FD" w:rsidRPr="001857C1">
        <w:rPr>
          <w:sz w:val="26"/>
          <w:szCs w:val="26"/>
        </w:rPr>
        <w:t xml:space="preserve"> </w:t>
      </w:r>
    </w:p>
    <w:p w:rsidR="006A78FD" w:rsidRPr="00A01E5B" w:rsidRDefault="00935B15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</w:t>
      </w:r>
      <w:r w:rsidR="006A78FD" w:rsidRPr="00A01E5B">
        <w:rPr>
          <w:sz w:val="26"/>
          <w:szCs w:val="26"/>
        </w:rPr>
        <w:t>роект реализуется при следующих условиях: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>наличие свободных производственных мощностей на</w:t>
      </w:r>
      <w:r w:rsidR="00910475">
        <w:rPr>
          <w:sz w:val="26"/>
          <w:szCs w:val="26"/>
        </w:rPr>
        <w:t xml:space="preserve"> ДО</w:t>
      </w:r>
      <w:r w:rsidRPr="00A01E5B">
        <w:rPr>
          <w:sz w:val="26"/>
          <w:szCs w:val="26"/>
        </w:rPr>
        <w:t>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>основным направлением капвложения в данном случае является приобретение и/или производство дорогостоящих оснастки или инструмента;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 xml:space="preserve">численность АУП и вспомогательных рабочих на действующем </w:t>
      </w:r>
      <w:r w:rsidR="00217137">
        <w:rPr>
          <w:sz w:val="26"/>
          <w:szCs w:val="26"/>
        </w:rPr>
        <w:t>ДО</w:t>
      </w:r>
      <w:r w:rsidRPr="00A01E5B">
        <w:rPr>
          <w:sz w:val="26"/>
          <w:szCs w:val="26"/>
        </w:rPr>
        <w:t xml:space="preserve"> достаточна для дополнительного производства продукции.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В этом случае себестоимость продукции формируется по принципу маржинальной рентабельности по релевантным затратам (затраты на основные материалы, ПКИ, услуги 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рабочих), страховые взносы во внебюджетные фонды. Дополнительной статьёй калькуляции себестоимости продукции (в случае необходимости) являются амортизационные отчисления на приобретаемые и/или создаваемые в рамках проекта основные средства (при их наличии). Величина амортизационных отчислений рассчитывается в соответствии с принятой учетной политикой на предприятии. Амортизационные отчисления не включаются в состав релевантных затрат по отношению к которым определяется маржинальная рентабельность.</w:t>
      </w:r>
    </w:p>
    <w:p w:rsidR="006A78F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основные материалы, ПКИ определяются, исходя из норм расхода, цены материала, стоимости ПКИ. Кроме того, здесь учитываются транспортно-заготовительные расходы </w:t>
      </w:r>
      <w:r w:rsidR="00CB04ED">
        <w:rPr>
          <w:sz w:val="26"/>
          <w:szCs w:val="26"/>
        </w:rPr>
        <w:t>определяемые по формуле</w:t>
      </w:r>
    </w:p>
    <w:p w:rsidR="00D9296A" w:rsidRPr="00A01E5B" w:rsidRDefault="00D9296A" w:rsidP="00217137">
      <w:pPr>
        <w:ind w:firstLine="851"/>
        <w:jc w:val="both"/>
        <w:rPr>
          <w:sz w:val="26"/>
          <w:szCs w:val="26"/>
        </w:rPr>
      </w:pPr>
    </w:p>
    <w:p w:rsidR="006A78FD" w:rsidRDefault="006A78FD" w:rsidP="00217137">
      <w:pPr>
        <w:ind w:firstLine="851"/>
        <w:jc w:val="right"/>
        <w:rPr>
          <w:position w:val="-12"/>
          <w:sz w:val="26"/>
          <w:szCs w:val="26"/>
        </w:rPr>
      </w:pPr>
      <w:r w:rsidRPr="00A01E5B">
        <w:rPr>
          <w:position w:val="-12"/>
          <w:sz w:val="26"/>
          <w:szCs w:val="26"/>
        </w:rPr>
        <w:object w:dxaOrig="1820" w:dyaOrig="360">
          <v:shape id="_x0000_i1026" type="#_x0000_t75" style="width:90.75pt;height:17.25pt" o:ole="">
            <v:imagedata r:id="rId13" o:title=""/>
          </v:shape>
          <o:OLEObject Type="Embed" ProgID="Equation.3" ShapeID="_x0000_i1026" DrawAspect="Content" ObjectID="_1624351573" r:id="rId14"/>
        </w:object>
      </w:r>
      <w:r w:rsidR="00936035" w:rsidRPr="00E1023F">
        <w:rPr>
          <w:sz w:val="26"/>
          <w:szCs w:val="26"/>
        </w:rPr>
        <w:t>,</w:t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  <w:t>(Б.1)</w:t>
      </w:r>
    </w:p>
    <w:p w:rsidR="00D9296A" w:rsidRPr="00A01E5B" w:rsidRDefault="00D9296A" w:rsidP="00217137">
      <w:pPr>
        <w:ind w:firstLine="851"/>
        <w:jc w:val="both"/>
        <w:rPr>
          <w:sz w:val="26"/>
          <w:szCs w:val="26"/>
        </w:rPr>
      </w:pPr>
    </w:p>
    <w:p w:rsidR="00CB04E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где </w:t>
      </w:r>
      <w:r w:rsidR="00CB04ED" w:rsidRPr="00CB04ED">
        <w:rPr>
          <w:i/>
          <w:sz w:val="26"/>
          <w:szCs w:val="26"/>
        </w:rPr>
        <w:t>М</w:t>
      </w:r>
      <w:r w:rsidR="00CB04ED">
        <w:rPr>
          <w:i/>
          <w:sz w:val="26"/>
          <w:szCs w:val="26"/>
        </w:rPr>
        <w:t xml:space="preserve"> </w:t>
      </w:r>
      <w:r w:rsidR="00B34CDD">
        <w:rPr>
          <w:i/>
          <w:sz w:val="26"/>
          <w:szCs w:val="26"/>
        </w:rPr>
        <w:t>–</w:t>
      </w:r>
      <w:r w:rsidR="00CB04ED">
        <w:rPr>
          <w:i/>
          <w:sz w:val="26"/>
          <w:szCs w:val="26"/>
        </w:rPr>
        <w:t xml:space="preserve"> </w:t>
      </w:r>
      <w:r w:rsidR="00B34CDD" w:rsidRPr="00B34CDD">
        <w:rPr>
          <w:sz w:val="26"/>
          <w:szCs w:val="26"/>
        </w:rPr>
        <w:t>величина транспортно-заготовительных расходов, ру</w:t>
      </w:r>
      <w:r w:rsidR="00B34CDD">
        <w:rPr>
          <w:sz w:val="26"/>
          <w:szCs w:val="26"/>
        </w:rPr>
        <w:t>б;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20" w:dyaOrig="380">
          <v:shape id="_x0000_i1027" type="#_x0000_t75" style="width:21pt;height:18.75pt" o:ole="">
            <v:imagedata r:id="rId15" o:title=""/>
          </v:shape>
          <o:OLEObject Type="Embed" ProgID="Equation.3" ShapeID="_x0000_i1027" DrawAspect="Content" ObjectID="_1624351574" r:id="rId16"/>
        </w:object>
      </w:r>
      <w:r w:rsidRPr="00A01E5B">
        <w:rPr>
          <w:sz w:val="26"/>
          <w:szCs w:val="26"/>
        </w:rPr>
        <w:t>– норма расхода материала, ПКИ на 1 изделие, кг</w:t>
      </w:r>
      <w:r w:rsidR="00B34CDD">
        <w:rPr>
          <w:sz w:val="26"/>
          <w:szCs w:val="26"/>
        </w:rPr>
        <w:t xml:space="preserve">, </w:t>
      </w:r>
      <w:r w:rsidRPr="00A01E5B">
        <w:rPr>
          <w:sz w:val="26"/>
          <w:szCs w:val="26"/>
        </w:rPr>
        <w:t>шт</w:t>
      </w:r>
      <w:r w:rsidR="00B34CDD">
        <w:rPr>
          <w:sz w:val="26"/>
          <w:szCs w:val="26"/>
        </w:rPr>
        <w:t>. (в зависимости от величины измерения конкретных материалов и ПКИ);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20" w:dyaOrig="380">
          <v:shape id="_x0000_i1028" type="#_x0000_t75" style="width:21pt;height:18.75pt" o:ole="" o:bullet="t">
            <v:imagedata r:id="rId17" o:title=""/>
          </v:shape>
          <o:OLEObject Type="Embed" ProgID="Equation.3" ShapeID="_x0000_i1028" DrawAspect="Content" ObjectID="_1624351575" r:id="rId18"/>
        </w:object>
      </w:r>
      <w:r w:rsidRPr="00A01E5B">
        <w:rPr>
          <w:sz w:val="26"/>
          <w:szCs w:val="26"/>
        </w:rPr>
        <w:t xml:space="preserve"> – цена 1 кг/шт материала, ПКИ, руб.;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00" w:dyaOrig="380">
          <v:shape id="_x0000_i1029" type="#_x0000_t75" style="width:21pt;height:18.75pt" o:ole="">
            <v:imagedata r:id="rId19" o:title=""/>
          </v:shape>
          <o:OLEObject Type="Embed" ProgID="Equation.3" ShapeID="_x0000_i1029" DrawAspect="Content" ObjectID="_1624351576" r:id="rId20"/>
        </w:object>
      </w:r>
      <w:r w:rsidRPr="00A01E5B">
        <w:rPr>
          <w:sz w:val="26"/>
          <w:szCs w:val="26"/>
        </w:rPr>
        <w:t xml:space="preserve"> – коэффициент, учитывающий транспортно-заготовительные расходы и принимается равным 1,01-1,03 для ПКИ, 1,05-1,07 для материалов.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lastRenderedPageBreak/>
        <w:t>Затраты на услуги сторонних организаций производственного характера считаются прямым счётом на основании</w:t>
      </w:r>
      <w:r w:rsidR="002B746D">
        <w:rPr>
          <w:sz w:val="26"/>
          <w:szCs w:val="26"/>
        </w:rPr>
        <w:t xml:space="preserve"> минимальной </w:t>
      </w:r>
      <w:r w:rsidR="00404319">
        <w:rPr>
          <w:sz w:val="26"/>
          <w:szCs w:val="26"/>
        </w:rPr>
        <w:t>величины</w:t>
      </w:r>
      <w:r w:rsidRPr="00A01E5B">
        <w:rPr>
          <w:sz w:val="26"/>
          <w:szCs w:val="26"/>
        </w:rPr>
        <w:t xml:space="preserve"> коммерческих предложений соответствующих организаций.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Основная заработная плата основных производственных рабочих рассчитывается, исходя из планируемой трудоёмкости предполагаемо</w:t>
      </w:r>
      <w:r w:rsidR="002B746D">
        <w:rPr>
          <w:sz w:val="26"/>
          <w:szCs w:val="26"/>
        </w:rPr>
        <w:t>го к выпуску изделия</w:t>
      </w:r>
      <w:r w:rsidRPr="00A01E5B">
        <w:rPr>
          <w:sz w:val="26"/>
          <w:szCs w:val="26"/>
        </w:rPr>
        <w:t xml:space="preserve"> и средней стоимости (экономического норматива) 1 нормо-часа по основной заработной плате, сложившейся на предприятии. Рекомендуется использовать данные, принятые </w:t>
      </w:r>
      <w:r w:rsidRPr="002B2179">
        <w:rPr>
          <w:sz w:val="26"/>
          <w:szCs w:val="26"/>
        </w:rPr>
        <w:t>ВП МО РФ</w:t>
      </w:r>
      <w:r w:rsidRPr="00A01E5B">
        <w:rPr>
          <w:sz w:val="26"/>
          <w:szCs w:val="26"/>
        </w:rPr>
        <w:t xml:space="preserve"> в составе РКМ при обосновании цены изделий по ГОЗ (используются данные из согласованных РКМ по году, в котором происходит разработка инвестиционного предложения или, при отсутствии соответствующих данных на момент подготовки предложения, по предшествующему году).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дополнительную заработную плату и начисление страховых взносов во внебюджетные фонды на сумму основной и дополнительной заработной платы основных производственных рабочих рассчитываются, исходя из принятых </w:t>
      </w:r>
      <w:r w:rsidRPr="002B2179">
        <w:rPr>
          <w:sz w:val="26"/>
          <w:szCs w:val="26"/>
        </w:rPr>
        <w:t>ВП МО РФ</w:t>
      </w:r>
      <w:r w:rsidRPr="00A01E5B">
        <w:rPr>
          <w:sz w:val="26"/>
          <w:szCs w:val="26"/>
        </w:rPr>
        <w:t xml:space="preserve"> в составе РКМ соответствующих экономических нормативов.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Затраты по статье «Общепроизводственные расходы» принимаются в размере 100</w:t>
      </w:r>
      <w:r w:rsidR="00EF377C">
        <w:rPr>
          <w:sz w:val="26"/>
          <w:szCs w:val="26"/>
        </w:rPr>
        <w:t xml:space="preserve"> </w:t>
      </w:r>
      <w:r w:rsidRPr="00A01E5B">
        <w:rPr>
          <w:sz w:val="26"/>
          <w:szCs w:val="26"/>
        </w:rPr>
        <w:t xml:space="preserve">% от уровня заработной платы основных производственных рабочих. Допускается отдельной статьёй учитывать (в случае необходимости) затраты на инструмент, оснастку и вспомогательные материалы на основании установленных технологическим процессом норм расхода по аналогии с расчётом затрат на основные материалы. </w:t>
      </w:r>
    </w:p>
    <w:p w:rsidR="006A78FD" w:rsidRPr="00A01E5B" w:rsidRDefault="006A78FD" w:rsidP="00217137">
      <w:pPr>
        <w:ind w:firstLine="851"/>
        <w:jc w:val="both"/>
        <w:rPr>
          <w:color w:val="FF0000"/>
          <w:sz w:val="26"/>
          <w:szCs w:val="26"/>
        </w:rPr>
      </w:pPr>
      <w:r w:rsidRPr="00A01E5B">
        <w:rPr>
          <w:sz w:val="26"/>
          <w:szCs w:val="26"/>
        </w:rPr>
        <w:t>Затраты по статье «Общехозяйственные расходы» принимаются в размере 50</w:t>
      </w:r>
      <w:r w:rsidR="005641E5">
        <w:rPr>
          <w:sz w:val="26"/>
          <w:szCs w:val="26"/>
        </w:rPr>
        <w:t xml:space="preserve"> </w:t>
      </w:r>
      <w:r w:rsidRPr="00A01E5B">
        <w:rPr>
          <w:sz w:val="26"/>
          <w:szCs w:val="26"/>
        </w:rPr>
        <w:t>% от уровня заработной платы основных производственных рабочих.</w:t>
      </w:r>
      <w:r w:rsidRPr="00A01E5B">
        <w:rPr>
          <w:color w:val="FF0000"/>
          <w:sz w:val="26"/>
          <w:szCs w:val="26"/>
        </w:rPr>
        <w:t xml:space="preserve">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Суммарная величина релевантных затрат, ОПР и ОХР формируют производственную себестоимость предполагаемой к выпуску новой продукции.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Дополнительно к производственной себестоимости рассчитывается полная себестоимость путём добавления к производственной себестоимости коммерческих (в том числе расходов на продвижение продукции – в части ПДН и ПГН) и, в случае необходимости, специальных расходов. Если новая продукция будет относиться к ПВН, данные расходы учитываются в размере экономического норматива, согласованного с ВП МО РФ в составе расчетно</w:t>
      </w:r>
      <w:r w:rsidR="004B7CA7">
        <w:rPr>
          <w:sz w:val="26"/>
          <w:szCs w:val="26"/>
        </w:rPr>
        <w:t>-</w:t>
      </w:r>
      <w:r w:rsidRPr="00A01E5B">
        <w:rPr>
          <w:sz w:val="26"/>
          <w:szCs w:val="26"/>
        </w:rPr>
        <w:t>калькуляционных материалов.</w:t>
      </w:r>
    </w:p>
    <w:p w:rsidR="006A78F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отсутствии в составе РКМ указанных выше нормативов, а также при подготовке инвестиционного предложения по проектам, которые предполагают выпуск ПДН и ПГН, используются расчётные данные экономических служб предприятия по году, предшествующему году подготовки инвестиционного предложения.</w:t>
      </w:r>
    </w:p>
    <w:p w:rsidR="00107995" w:rsidRDefault="004F0765" w:rsidP="00217137">
      <w:pPr>
        <w:ind w:firstLine="851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Б.1.2 </w:t>
      </w:r>
      <w:r w:rsidR="006A78FD" w:rsidRPr="00107995">
        <w:rPr>
          <w:b/>
          <w:sz w:val="26"/>
          <w:szCs w:val="26"/>
        </w:rPr>
        <w:t>Методика 2</w:t>
      </w:r>
      <w:r w:rsidR="006A78FD" w:rsidRPr="00A01E5B">
        <w:rPr>
          <w:sz w:val="26"/>
          <w:szCs w:val="26"/>
        </w:rPr>
        <w:t xml:space="preserve"> </w:t>
      </w:r>
    </w:p>
    <w:p w:rsidR="006A78FD" w:rsidRPr="00A01E5B" w:rsidRDefault="00107995" w:rsidP="00217137">
      <w:pPr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П</w:t>
      </w:r>
      <w:r w:rsidR="006A78FD" w:rsidRPr="00A01E5B">
        <w:rPr>
          <w:sz w:val="26"/>
          <w:szCs w:val="26"/>
        </w:rPr>
        <w:t>роект реализуется при следующих условиях: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отсутствие или недостаток свободных производственных мощностей на предприятии;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существенные капвложения на приобретение технологического оборудования, технологий, увеличение производственных площадей (строительство, реконструкция и т.д.)</w:t>
      </w:r>
      <w:r w:rsidR="00F351A0">
        <w:rPr>
          <w:sz w:val="26"/>
          <w:szCs w:val="26"/>
        </w:rPr>
        <w:t>;</w:t>
      </w:r>
      <w:r w:rsidRPr="00A01E5B">
        <w:rPr>
          <w:sz w:val="26"/>
          <w:szCs w:val="26"/>
        </w:rPr>
        <w:t xml:space="preserve">   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увеличение численности не только основных производственных рабочих, но и вспомогательных, а также РСС.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В этом случа</w:t>
      </w:r>
      <w:r w:rsidR="000941F3">
        <w:rPr>
          <w:sz w:val="26"/>
          <w:szCs w:val="26"/>
        </w:rPr>
        <w:t>е</w:t>
      </w:r>
      <w:r w:rsidRPr="00A01E5B">
        <w:rPr>
          <w:sz w:val="26"/>
          <w:szCs w:val="26"/>
        </w:rPr>
        <w:t xml:space="preserve"> себестоимость предполагаемой к выпуску продукции формируется  по следующим статьям: затраты на основные материалы, ПКИ, услуги </w:t>
      </w:r>
      <w:r w:rsidRPr="00A01E5B">
        <w:rPr>
          <w:sz w:val="26"/>
          <w:szCs w:val="26"/>
        </w:rPr>
        <w:lastRenderedPageBreak/>
        <w:t>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рабочих, страховые взносы во внебюджетные фонды, общепроизводственные расходы, общезаводские (общехозяйственные) расходы, прочие производственные расходы.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материалы, ПКИ, услуги 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рабочих, страховые взносы во внебюджетные фонды определяются </w:t>
      </w:r>
      <w:r w:rsidR="00E106E6">
        <w:rPr>
          <w:sz w:val="26"/>
          <w:szCs w:val="26"/>
        </w:rPr>
        <w:t>в соответствии с</w:t>
      </w:r>
      <w:r w:rsidRPr="00A01E5B">
        <w:rPr>
          <w:sz w:val="26"/>
          <w:szCs w:val="26"/>
        </w:rPr>
        <w:t xml:space="preserve"> </w:t>
      </w:r>
      <w:r w:rsidR="00107995">
        <w:rPr>
          <w:sz w:val="26"/>
          <w:szCs w:val="26"/>
        </w:rPr>
        <w:t>м</w:t>
      </w:r>
      <w:r w:rsidRPr="00A01E5B">
        <w:rPr>
          <w:sz w:val="26"/>
          <w:szCs w:val="26"/>
        </w:rPr>
        <w:t>етодик</w:t>
      </w:r>
      <w:r w:rsidR="00E106E6">
        <w:rPr>
          <w:sz w:val="26"/>
          <w:szCs w:val="26"/>
        </w:rPr>
        <w:t>ой</w:t>
      </w:r>
      <w:r w:rsidR="008D0A32">
        <w:rPr>
          <w:sz w:val="26"/>
          <w:szCs w:val="26"/>
        </w:rPr>
        <w:t> </w:t>
      </w:r>
      <w:r w:rsidRPr="00A01E5B">
        <w:rPr>
          <w:sz w:val="26"/>
          <w:szCs w:val="26"/>
        </w:rPr>
        <w:t>1</w:t>
      </w:r>
      <w:r w:rsidR="00107995">
        <w:rPr>
          <w:sz w:val="26"/>
          <w:szCs w:val="26"/>
        </w:rPr>
        <w:t xml:space="preserve"> </w:t>
      </w:r>
      <w:r w:rsidR="00F351A0">
        <w:rPr>
          <w:sz w:val="26"/>
          <w:szCs w:val="26"/>
        </w:rPr>
        <w:t>(</w:t>
      </w:r>
      <w:r w:rsidR="00107995">
        <w:rPr>
          <w:sz w:val="26"/>
          <w:szCs w:val="26"/>
        </w:rPr>
        <w:t>приложени</w:t>
      </w:r>
      <w:r w:rsidR="00F351A0">
        <w:rPr>
          <w:sz w:val="26"/>
          <w:szCs w:val="26"/>
        </w:rPr>
        <w:t>е</w:t>
      </w:r>
      <w:r w:rsidR="00E106E6">
        <w:rPr>
          <w:sz w:val="26"/>
          <w:szCs w:val="26"/>
        </w:rPr>
        <w:t xml:space="preserve"> Б</w:t>
      </w:r>
      <w:r w:rsidR="00F351A0">
        <w:rPr>
          <w:sz w:val="26"/>
          <w:szCs w:val="26"/>
        </w:rPr>
        <w:t>)</w:t>
      </w:r>
      <w:r w:rsidRPr="00A01E5B">
        <w:rPr>
          <w:sz w:val="26"/>
          <w:szCs w:val="26"/>
        </w:rPr>
        <w:t>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Затраты</w:t>
      </w:r>
      <w:r w:rsidR="00C6780D">
        <w:rPr>
          <w:sz w:val="26"/>
          <w:szCs w:val="26"/>
        </w:rPr>
        <w:t xml:space="preserve"> отражаемые в</w:t>
      </w:r>
      <w:r w:rsidRPr="00A01E5B">
        <w:rPr>
          <w:sz w:val="26"/>
          <w:szCs w:val="26"/>
        </w:rPr>
        <w:t xml:space="preserve"> статье общепроизводственные расходы </w:t>
      </w:r>
      <w:r w:rsidR="00BF1589">
        <w:rPr>
          <w:sz w:val="26"/>
          <w:szCs w:val="26"/>
        </w:rPr>
        <w:t xml:space="preserve">определяются </w:t>
      </w:r>
      <w:r w:rsidR="00B35979">
        <w:rPr>
          <w:sz w:val="26"/>
          <w:szCs w:val="26"/>
        </w:rPr>
        <w:t>в следующем порядке:</w:t>
      </w:r>
      <w:r w:rsidR="00BF1589">
        <w:rPr>
          <w:sz w:val="26"/>
          <w:szCs w:val="26"/>
        </w:rPr>
        <w:t xml:space="preserve"> </w:t>
      </w:r>
    </w:p>
    <w:p w:rsidR="006A78FD" w:rsidRPr="00A01E5B" w:rsidRDefault="00BF1589" w:rsidP="00217137">
      <w:pPr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C6780D"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ля расчета годового фонда оплаты труда вспомогательных рабочих и РСС необходимо провести расчет численности вспомогательных рабочих и РСС.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К вспомогательным рабочим относятся: контролеры ОТК, раздатчики инструмента, наладчики, слесари-ремонтники, электромонтеры, уборщики производственных помещений и др.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Расчет численности вспомогательных рабочих осуществляется следующими способами: по трудоемкости планируемого объема работ, рабочим местам и нормам обслуживания.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Расчет численности вспомогательных рабочих по рабочим местам применяется в отношении тех категорий рабочих, которые закреплены постоянно за определенным оборудованием или рабочим местам (крановщики, водители электрокар, кладовщики и т.д.).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расчете по нормам обслуживания за основу принимается количество объектов, обслуживаемых одним вспомогательным рабочим. Например, число станков для наладчиков или дежурных слесарей, убираемая площадь для уборщиков и т.д. Объектом обслуживания почти всегда являются производственное оборудование и основные рабочие, по которым устанавливаются нормы обслуживания для многих профессий вспомогательных рабочих. При расчёте на стадии подготовки инвестиционного предложения допускается использовать</w:t>
      </w:r>
      <w:r w:rsidR="00BF1589">
        <w:rPr>
          <w:sz w:val="26"/>
          <w:szCs w:val="26"/>
        </w:rPr>
        <w:t xml:space="preserve"> укрупнённы</w:t>
      </w:r>
      <w:r w:rsidR="00D47206">
        <w:rPr>
          <w:sz w:val="26"/>
          <w:szCs w:val="26"/>
        </w:rPr>
        <w:t>х</w:t>
      </w:r>
      <w:r w:rsidR="00BF1589">
        <w:rPr>
          <w:sz w:val="26"/>
          <w:szCs w:val="26"/>
        </w:rPr>
        <w:t xml:space="preserve"> норм обслуживания </w:t>
      </w:r>
      <w:r w:rsidR="00D47206">
        <w:rPr>
          <w:sz w:val="26"/>
          <w:szCs w:val="26"/>
        </w:rPr>
        <w:t xml:space="preserve">приведенных в таблице </w:t>
      </w:r>
      <w:r w:rsidR="001F1BED">
        <w:rPr>
          <w:sz w:val="26"/>
          <w:szCs w:val="26"/>
        </w:rPr>
        <w:t>Б.</w:t>
      </w:r>
      <w:r w:rsidR="00D47206">
        <w:rPr>
          <w:sz w:val="26"/>
          <w:szCs w:val="26"/>
        </w:rPr>
        <w:t>1</w:t>
      </w:r>
      <w:r w:rsidR="00BF1589">
        <w:rPr>
          <w:sz w:val="26"/>
          <w:szCs w:val="26"/>
        </w:rPr>
        <w:t>.</w:t>
      </w:r>
    </w:p>
    <w:p w:rsidR="006A78FD" w:rsidRPr="00A01E5B" w:rsidRDefault="006A78FD" w:rsidP="00217137">
      <w:pPr>
        <w:rPr>
          <w:sz w:val="26"/>
          <w:szCs w:val="26"/>
        </w:rPr>
      </w:pPr>
    </w:p>
    <w:p w:rsidR="006A78FD" w:rsidRPr="00A01E5B" w:rsidRDefault="001F1BED" w:rsidP="00217137">
      <w:pPr>
        <w:jc w:val="both"/>
        <w:rPr>
          <w:sz w:val="26"/>
          <w:szCs w:val="26"/>
        </w:rPr>
      </w:pPr>
      <w:r w:rsidRPr="001F1BED">
        <w:rPr>
          <w:spacing w:val="40"/>
          <w:sz w:val="26"/>
          <w:szCs w:val="26"/>
        </w:rPr>
        <w:t>Таблиц</w:t>
      </w:r>
      <w:r w:rsidR="00D47206" w:rsidRPr="001F1BED">
        <w:rPr>
          <w:spacing w:val="40"/>
          <w:sz w:val="26"/>
          <w:szCs w:val="26"/>
        </w:rPr>
        <w:t>а</w:t>
      </w:r>
      <w:r w:rsidR="00D47206">
        <w:rPr>
          <w:sz w:val="26"/>
          <w:szCs w:val="26"/>
        </w:rPr>
        <w:t xml:space="preserve"> </w:t>
      </w:r>
      <w:r>
        <w:rPr>
          <w:sz w:val="26"/>
          <w:szCs w:val="26"/>
        </w:rPr>
        <w:t>Б.</w:t>
      </w:r>
      <w:r w:rsidR="00D47206">
        <w:rPr>
          <w:sz w:val="26"/>
          <w:szCs w:val="26"/>
        </w:rPr>
        <w:t xml:space="preserve">1 </w:t>
      </w:r>
      <w:r>
        <w:rPr>
          <w:sz w:val="26"/>
          <w:szCs w:val="26"/>
        </w:rPr>
        <w:t xml:space="preserve">− </w:t>
      </w:r>
      <w:r w:rsidR="006A78FD" w:rsidRPr="00A01E5B">
        <w:rPr>
          <w:sz w:val="26"/>
          <w:szCs w:val="26"/>
        </w:rPr>
        <w:t>Укрупненные нормы обслуживания одним вспомогательным рабочим</w:t>
      </w:r>
    </w:p>
    <w:tbl>
      <w:tblPr>
        <w:tblW w:w="963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275"/>
        <w:gridCol w:w="5358"/>
      </w:tblGrid>
      <w:tr w:rsidR="006A78FD" w:rsidRPr="00A01E5B" w:rsidTr="006A78FD">
        <w:trPr>
          <w:trHeight w:val="454"/>
        </w:trPr>
        <w:tc>
          <w:tcPr>
            <w:tcW w:w="4275" w:type="dxa"/>
            <w:tcBorders>
              <w:bottom w:val="single" w:sz="4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Профессия вспомогательных рабочих</w:t>
            </w:r>
          </w:p>
        </w:tc>
        <w:tc>
          <w:tcPr>
            <w:tcW w:w="5358" w:type="dxa"/>
            <w:tcBorders>
              <w:bottom w:val="single" w:sz="4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Норма обслуживания</w:t>
            </w:r>
          </w:p>
        </w:tc>
      </w:tr>
      <w:tr w:rsidR="006A78FD" w:rsidRPr="00A01E5B" w:rsidTr="006A78FD">
        <w:trPr>
          <w:trHeight w:val="351"/>
        </w:trPr>
        <w:tc>
          <w:tcPr>
            <w:tcW w:w="4275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Контролеры:</w:t>
            </w:r>
          </w:p>
        </w:tc>
        <w:tc>
          <w:tcPr>
            <w:tcW w:w="5358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10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единичного производства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6–7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% от списочной численности  основных производственных рабочих соответствующего участка </w:t>
            </w:r>
          </w:p>
        </w:tc>
      </w:tr>
      <w:tr w:rsidR="006A78FD" w:rsidRPr="00A01E5B" w:rsidTr="006A78FD">
        <w:trPr>
          <w:trHeight w:val="447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серийного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(5–6) % </w:t>
            </w:r>
            <w:r w:rsidR="006A78FD" w:rsidRPr="00A01E5B">
              <w:rPr>
                <w:spacing w:val="3"/>
                <w:sz w:val="26"/>
                <w:szCs w:val="26"/>
              </w:rPr>
              <w:t>то же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массового</w:t>
            </w:r>
          </w:p>
        </w:tc>
        <w:tc>
          <w:tcPr>
            <w:tcW w:w="5358" w:type="dxa"/>
            <w:tcBorders>
              <w:top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6–9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% </w:t>
            </w:r>
            <w:r>
              <w:rPr>
                <w:spacing w:val="3"/>
                <w:sz w:val="26"/>
                <w:szCs w:val="26"/>
              </w:rPr>
              <w:t>«</w:t>
            </w:r>
          </w:p>
        </w:tc>
      </w:tr>
    </w:tbl>
    <w:p w:rsidR="00D47206" w:rsidRDefault="00D47206" w:rsidP="00217137">
      <w:r>
        <w:br w:type="page"/>
      </w:r>
    </w:p>
    <w:p w:rsidR="00D47206" w:rsidRPr="00D47206" w:rsidRDefault="00D47206" w:rsidP="00217137">
      <w:pPr>
        <w:rPr>
          <w:i/>
        </w:rPr>
      </w:pPr>
      <w:r w:rsidRPr="00D47206">
        <w:rPr>
          <w:i/>
        </w:rPr>
        <w:lastRenderedPageBreak/>
        <w:t xml:space="preserve">Окончание таблицы </w:t>
      </w:r>
      <w:r w:rsidR="00511776">
        <w:rPr>
          <w:i/>
        </w:rPr>
        <w:t>Б.</w:t>
      </w:r>
      <w:r w:rsidRPr="00D47206">
        <w:rPr>
          <w:i/>
        </w:rPr>
        <w:t>1</w:t>
      </w:r>
    </w:p>
    <w:tbl>
      <w:tblPr>
        <w:tblW w:w="963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275"/>
        <w:gridCol w:w="5358"/>
      </w:tblGrid>
      <w:tr w:rsidR="00D47206" w:rsidRPr="00A01E5B" w:rsidTr="001B6E3A">
        <w:trPr>
          <w:trHeight w:val="454"/>
        </w:trPr>
        <w:tc>
          <w:tcPr>
            <w:tcW w:w="4275" w:type="dxa"/>
            <w:tcBorders>
              <w:bottom w:val="single" w:sz="4" w:space="0" w:color="auto"/>
            </w:tcBorders>
            <w:shd w:val="clear" w:color="auto" w:fill="FFFFFF"/>
          </w:tcPr>
          <w:p w:rsidR="00D47206" w:rsidRPr="00A01E5B" w:rsidRDefault="00D4720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Профессия вспомогательных рабочих</w:t>
            </w:r>
          </w:p>
        </w:tc>
        <w:tc>
          <w:tcPr>
            <w:tcW w:w="5358" w:type="dxa"/>
            <w:tcBorders>
              <w:bottom w:val="single" w:sz="4" w:space="0" w:color="auto"/>
            </w:tcBorders>
            <w:shd w:val="clear" w:color="auto" w:fill="FFFFFF"/>
          </w:tcPr>
          <w:p w:rsidR="00D47206" w:rsidRPr="00A01E5B" w:rsidRDefault="00D4720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Норма обслуживания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 Работники инструментальной кладовой  (при необходимости)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30–35</w:t>
            </w:r>
            <w:r>
              <w:rPr>
                <w:spacing w:val="3"/>
                <w:sz w:val="26"/>
                <w:szCs w:val="26"/>
              </w:rPr>
              <w:t>)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 человек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 Ремонтники технологического оборудования (службы главного механика и главного энергетика)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10–15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>% от числа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Дежурные электромонтеры (цеховые службы)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F141E2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один на </w:t>
            </w:r>
            <w:r w:rsidR="00511776"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80–100</w:t>
            </w:r>
            <w:r w:rsidR="00511776">
              <w:rPr>
                <w:spacing w:val="3"/>
                <w:sz w:val="26"/>
                <w:szCs w:val="26"/>
              </w:rPr>
              <w:t>)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Дежурные ремонтные слесари на станках (цеховые службы):</w:t>
            </w:r>
          </w:p>
        </w:tc>
        <w:tc>
          <w:tcPr>
            <w:tcW w:w="5358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380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м</w:t>
            </w:r>
            <w:r w:rsidR="00A46987">
              <w:rPr>
                <w:spacing w:val="3"/>
                <w:sz w:val="26"/>
                <w:szCs w:val="26"/>
              </w:rPr>
              <w:t>алых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>45 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средних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4A43A0"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>25 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крупных</w:t>
            </w:r>
          </w:p>
        </w:tc>
        <w:tc>
          <w:tcPr>
            <w:tcW w:w="5358" w:type="dxa"/>
            <w:tcBorders>
              <w:top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4A43A0"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15 </w:t>
            </w:r>
            <w:r w:rsidR="006A78FD" w:rsidRPr="00A01E5B">
              <w:rPr>
                <w:sz w:val="26"/>
                <w:szCs w:val="26"/>
              </w:rPr>
              <w:t xml:space="preserve">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единиц оборудования 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Уборщики производственных помещений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2–4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>% от списочной численности станочников</w:t>
            </w:r>
          </w:p>
        </w:tc>
      </w:tr>
    </w:tbl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расчете численности вспомогательных рабочих в зависимости от количества обслуживаемого оборудования необходимо учесть сменность работы.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Число наладчиков определяется в зависимости от</w:t>
      </w:r>
      <w:r w:rsidR="00F54D85">
        <w:rPr>
          <w:sz w:val="26"/>
          <w:szCs w:val="26"/>
        </w:rPr>
        <w:t xml:space="preserve"> сложности наладки оборудования </w:t>
      </w:r>
      <w:r w:rsidR="00136076">
        <w:rPr>
          <w:sz w:val="26"/>
          <w:szCs w:val="26"/>
        </w:rPr>
        <w:t>приведённого</w:t>
      </w:r>
      <w:r w:rsidR="00D47206">
        <w:rPr>
          <w:sz w:val="26"/>
          <w:szCs w:val="26"/>
        </w:rPr>
        <w:t xml:space="preserve"> в таблице </w:t>
      </w:r>
      <w:r w:rsidR="00511776">
        <w:rPr>
          <w:sz w:val="26"/>
          <w:szCs w:val="26"/>
        </w:rPr>
        <w:t>Б.</w:t>
      </w:r>
      <w:r w:rsidR="00D47206">
        <w:rPr>
          <w:sz w:val="26"/>
          <w:szCs w:val="26"/>
        </w:rPr>
        <w:t>2</w:t>
      </w:r>
      <w:r w:rsidR="00F54D85">
        <w:rPr>
          <w:sz w:val="26"/>
          <w:szCs w:val="26"/>
        </w:rPr>
        <w:t>.</w:t>
      </w:r>
    </w:p>
    <w:p w:rsidR="00F54D85" w:rsidRPr="00A01E5B" w:rsidRDefault="00D47206" w:rsidP="00217137">
      <w:pPr>
        <w:rPr>
          <w:sz w:val="26"/>
          <w:szCs w:val="26"/>
        </w:rPr>
      </w:pPr>
      <w:r>
        <w:rPr>
          <w:sz w:val="26"/>
          <w:szCs w:val="26"/>
        </w:rPr>
        <w:t xml:space="preserve">Т а б л и ц а </w:t>
      </w:r>
      <w:r w:rsidR="00511776">
        <w:rPr>
          <w:sz w:val="26"/>
          <w:szCs w:val="26"/>
        </w:rPr>
        <w:t>Б.</w:t>
      </w:r>
      <w:r>
        <w:rPr>
          <w:sz w:val="26"/>
          <w:szCs w:val="26"/>
        </w:rPr>
        <w:t xml:space="preserve">2 </w:t>
      </w:r>
      <w:r w:rsidR="00511776">
        <w:rPr>
          <w:sz w:val="26"/>
          <w:szCs w:val="26"/>
        </w:rPr>
        <w:t>−</w:t>
      </w:r>
      <w:r>
        <w:rPr>
          <w:sz w:val="26"/>
          <w:szCs w:val="26"/>
        </w:rPr>
        <w:t xml:space="preserve"> </w:t>
      </w:r>
      <w:r w:rsidR="00F54D85">
        <w:rPr>
          <w:sz w:val="26"/>
          <w:szCs w:val="26"/>
        </w:rPr>
        <w:t>Число станков, обслуживаемых одним наладчиком</w:t>
      </w:r>
    </w:p>
    <w:tbl>
      <w:tblPr>
        <w:tblW w:w="963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788"/>
        <w:gridCol w:w="2422"/>
        <w:gridCol w:w="2423"/>
      </w:tblGrid>
      <w:tr w:rsidR="006A78FD" w:rsidRPr="00A01E5B" w:rsidTr="006A78FD">
        <w:trPr>
          <w:trHeight w:val="454"/>
          <w:tblHeader/>
        </w:trPr>
        <w:tc>
          <w:tcPr>
            <w:tcW w:w="478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Группа станков</w:t>
            </w:r>
          </w:p>
        </w:tc>
        <w:tc>
          <w:tcPr>
            <w:tcW w:w="48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 xml:space="preserve">Число станков, обслуживаемых одним </w:t>
            </w:r>
            <w:r w:rsidRPr="00A01E5B">
              <w:rPr>
                <w:color w:val="000000"/>
                <w:spacing w:val="3"/>
                <w:sz w:val="26"/>
                <w:szCs w:val="26"/>
              </w:rPr>
              <w:t>наладчиком</w:t>
            </w:r>
          </w:p>
        </w:tc>
      </w:tr>
      <w:tr w:rsidR="006A78FD" w:rsidRPr="00A01E5B" w:rsidTr="006A78FD">
        <w:trPr>
          <w:trHeight w:val="546"/>
          <w:tblHeader/>
        </w:trPr>
        <w:tc>
          <w:tcPr>
            <w:tcW w:w="478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pacing w:val="3"/>
                <w:sz w:val="26"/>
                <w:szCs w:val="26"/>
              </w:rPr>
              <w:t xml:space="preserve">серийное </w:t>
            </w:r>
            <w:r w:rsidRPr="00A01E5B">
              <w:rPr>
                <w:color w:val="000000"/>
                <w:sz w:val="26"/>
                <w:szCs w:val="26"/>
              </w:rPr>
              <w:t>производство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массовое производство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Токарные и токарно-револьверные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4–6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Токарно-револьверные и токарные </w:t>
            </w:r>
            <w:r w:rsidRPr="00A01E5B">
              <w:rPr>
                <w:spacing w:val="5"/>
                <w:sz w:val="26"/>
                <w:szCs w:val="26"/>
              </w:rPr>
              <w:t>полуавтоматы и автоматы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5–7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Сверлильные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12–14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16–18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Агрегатные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3–5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Шлифовальные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  <w:lang w:val="en-US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Фрезерные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8–10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Сверлильные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12–16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Фрезерные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8–12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Токарные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7–10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:rsidR="00136076" w:rsidRDefault="00136076" w:rsidP="00217137">
      <w:pPr>
        <w:rPr>
          <w:i/>
        </w:rPr>
      </w:pPr>
    </w:p>
    <w:p w:rsidR="00E23EF9" w:rsidRDefault="00E23EF9" w:rsidP="00217137">
      <w:pPr>
        <w:rPr>
          <w:i/>
        </w:rPr>
      </w:pPr>
    </w:p>
    <w:p w:rsidR="00E23EF9" w:rsidRDefault="00E23EF9" w:rsidP="00217137">
      <w:pPr>
        <w:rPr>
          <w:i/>
        </w:rPr>
      </w:pPr>
    </w:p>
    <w:p w:rsidR="00136076" w:rsidRPr="00136076" w:rsidRDefault="00136076" w:rsidP="00217137">
      <w:pPr>
        <w:rPr>
          <w:i/>
        </w:rPr>
      </w:pPr>
      <w:r w:rsidRPr="00E1023F">
        <w:rPr>
          <w:i/>
        </w:rPr>
        <w:lastRenderedPageBreak/>
        <w:t xml:space="preserve">Окончание таблицы </w:t>
      </w:r>
      <w:r w:rsidR="00E23EF9" w:rsidRPr="00E1023F">
        <w:rPr>
          <w:i/>
        </w:rPr>
        <w:t>Б.</w:t>
      </w:r>
      <w:r w:rsidRPr="00E1023F">
        <w:rPr>
          <w:i/>
        </w:rPr>
        <w:t>2</w:t>
      </w:r>
    </w:p>
    <w:tbl>
      <w:tblPr>
        <w:tblW w:w="963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788"/>
        <w:gridCol w:w="2422"/>
        <w:gridCol w:w="2423"/>
      </w:tblGrid>
      <w:tr w:rsidR="00136076" w:rsidRPr="00A01E5B" w:rsidTr="001B6E3A">
        <w:trPr>
          <w:trHeight w:val="454"/>
          <w:tblHeader/>
        </w:trPr>
        <w:tc>
          <w:tcPr>
            <w:tcW w:w="478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Группа станков</w:t>
            </w:r>
          </w:p>
        </w:tc>
        <w:tc>
          <w:tcPr>
            <w:tcW w:w="48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 xml:space="preserve">Число станков, обслуживаемых одним </w:t>
            </w:r>
            <w:r w:rsidRPr="00A01E5B">
              <w:rPr>
                <w:color w:val="000000"/>
                <w:spacing w:val="3"/>
                <w:sz w:val="26"/>
                <w:szCs w:val="26"/>
              </w:rPr>
              <w:t>наладчиком</w:t>
            </w:r>
          </w:p>
        </w:tc>
      </w:tr>
      <w:tr w:rsidR="00136076" w:rsidRPr="00A01E5B" w:rsidTr="001B6E3A">
        <w:trPr>
          <w:trHeight w:val="546"/>
          <w:tblHeader/>
        </w:trPr>
        <w:tc>
          <w:tcPr>
            <w:tcW w:w="478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pacing w:val="3"/>
                <w:sz w:val="26"/>
                <w:szCs w:val="26"/>
              </w:rPr>
              <w:t xml:space="preserve">серийное </w:t>
            </w:r>
            <w:r w:rsidRPr="00A01E5B">
              <w:rPr>
                <w:color w:val="000000"/>
                <w:sz w:val="26"/>
                <w:szCs w:val="26"/>
              </w:rPr>
              <w:t>производство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массовое производство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Станки типа "обрабатывающий центр"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3–6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Автоматическая поточная линия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5–6</w:t>
            </w:r>
          </w:p>
        </w:tc>
      </w:tr>
    </w:tbl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упрощения расчетов численность наладчиков можно принять равной численности слесарей-ремонтников.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Численность РСС участка рассчитывается по следующим нормативам: мастер назначается для участка с числом производственных рабочих </w:t>
      </w:r>
      <w:r w:rsidR="006B6215">
        <w:rPr>
          <w:sz w:val="26"/>
          <w:szCs w:val="26"/>
        </w:rPr>
        <w:t>(</w:t>
      </w:r>
      <w:r w:rsidRPr="00A01E5B">
        <w:rPr>
          <w:sz w:val="26"/>
          <w:szCs w:val="26"/>
        </w:rPr>
        <w:t>20–25</w:t>
      </w:r>
      <w:r w:rsidR="006B6215">
        <w:rPr>
          <w:sz w:val="26"/>
          <w:szCs w:val="26"/>
        </w:rPr>
        <w:t>)</w:t>
      </w:r>
      <w:r w:rsidRPr="00A01E5B">
        <w:rPr>
          <w:sz w:val="26"/>
          <w:szCs w:val="26"/>
        </w:rPr>
        <w:t xml:space="preserve"> человек</w:t>
      </w:r>
      <w:r w:rsidR="006B6215">
        <w:rPr>
          <w:sz w:val="26"/>
          <w:szCs w:val="26"/>
        </w:rPr>
        <w:t>.</w:t>
      </w:r>
      <w:r w:rsidRPr="00A01E5B">
        <w:rPr>
          <w:sz w:val="26"/>
          <w:szCs w:val="26"/>
        </w:rPr>
        <w:t xml:space="preserve"> </w:t>
      </w:r>
      <w:r w:rsidR="006B6215">
        <w:rPr>
          <w:sz w:val="26"/>
          <w:szCs w:val="26"/>
        </w:rPr>
        <w:t>Д</w:t>
      </w:r>
      <w:r w:rsidRPr="00A01E5B">
        <w:rPr>
          <w:sz w:val="26"/>
          <w:szCs w:val="26"/>
        </w:rPr>
        <w:t xml:space="preserve">олжность старшего мастера вводится только при подчинении ему не менее </w:t>
      </w:r>
      <w:r w:rsidR="006B6215">
        <w:rPr>
          <w:sz w:val="26"/>
          <w:szCs w:val="26"/>
        </w:rPr>
        <w:t xml:space="preserve">трех </w:t>
      </w:r>
      <w:r w:rsidRPr="00A01E5B">
        <w:rPr>
          <w:sz w:val="26"/>
          <w:szCs w:val="26"/>
        </w:rPr>
        <w:t>мастеров. Другие категории РСС для участка не планируются.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После выполненных расчетов составляется сводная ведомость общего состава работающих на участке.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расчёта фонда оплаты труда применяется методика расчёта, используемая на предприятии. В случае, если планируется создание нового предприятия за основу расчёта оплаты труда вспомогательных рабочих применяется повременно-премиальная, а для РСС – окладно-премиальная система по нормативам, установленным на предприятии. Определяется годовой фонд оплаты труда вспомогательных рабочих и РСС, относящихся к общепроизводственным затратам. В затраты на заработную плату общепроизводственного персонала включаются отчисления страховых взносов во внебюджетные фонды, которые определяются исходя из тарифов страховых взносов от основной и дополнительной заработной платы в соответствии с установленными  на предприятии нормативами</w:t>
      </w:r>
      <w:r w:rsidR="00D9315C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 w:rsidRPr="00E02FD7">
        <w:rPr>
          <w:sz w:val="26"/>
          <w:szCs w:val="26"/>
        </w:rPr>
        <w:t>-</w:t>
      </w:r>
      <w:r w:rsidR="006A78FD" w:rsidRPr="00E02FD7">
        <w:rPr>
          <w:sz w:val="26"/>
          <w:szCs w:val="26"/>
        </w:rPr>
        <w:t xml:space="preserve"> </w:t>
      </w:r>
      <w:r w:rsidR="00D9315C" w:rsidRPr="00E02FD7">
        <w:rPr>
          <w:sz w:val="26"/>
          <w:szCs w:val="26"/>
        </w:rPr>
        <w:t>а</w:t>
      </w:r>
      <w:r w:rsidR="006A78FD" w:rsidRPr="00A01E5B">
        <w:rPr>
          <w:sz w:val="26"/>
          <w:szCs w:val="26"/>
        </w:rPr>
        <w:t xml:space="preserve">мортизационные отчисления по основным средствам рассчитываются, исходя из балансовой стоимости оборудования и норм амортизации в соответствии с классификатором основных средств, включаемых в амортизационные группы </w:t>
      </w:r>
      <w:r w:rsidR="002C2549">
        <w:rPr>
          <w:sz w:val="26"/>
          <w:szCs w:val="26"/>
        </w:rPr>
        <w:t xml:space="preserve">в соответствие с </w:t>
      </w:r>
      <w:r w:rsidR="006A78FD" w:rsidRPr="00A01E5B">
        <w:rPr>
          <w:sz w:val="26"/>
          <w:szCs w:val="26"/>
        </w:rPr>
        <w:t>учетной политикой</w:t>
      </w:r>
      <w:r w:rsidR="00E02FD7" w:rsidRPr="00E02FD7">
        <w:rPr>
          <w:sz w:val="26"/>
          <w:szCs w:val="26"/>
        </w:rPr>
        <w:t xml:space="preserve"> </w:t>
      </w:r>
      <w:r w:rsidR="00E02FD7">
        <w:rPr>
          <w:sz w:val="26"/>
          <w:szCs w:val="26"/>
        </w:rPr>
        <w:t>ДО</w:t>
      </w:r>
      <w:r w:rsidR="006A78FD" w:rsidRPr="00A01E5B">
        <w:rPr>
          <w:sz w:val="26"/>
          <w:szCs w:val="26"/>
        </w:rPr>
        <w:t xml:space="preserve"> </w:t>
      </w:r>
      <w:r w:rsidR="007C5C1C">
        <w:rPr>
          <w:sz w:val="26"/>
          <w:szCs w:val="26"/>
        </w:rPr>
        <w:t>и</w:t>
      </w:r>
      <w:r w:rsidR="00E02FD7">
        <w:rPr>
          <w:sz w:val="26"/>
          <w:szCs w:val="26"/>
        </w:rPr>
        <w:t xml:space="preserve"> постановлением </w:t>
      </w:r>
      <w:r w:rsidR="00E02FD7" w:rsidRPr="00E02FD7">
        <w:rPr>
          <w:sz w:val="26"/>
          <w:szCs w:val="26"/>
        </w:rPr>
        <w:t>[9]</w:t>
      </w:r>
      <w:r w:rsidR="00401A3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D9315C">
        <w:rPr>
          <w:sz w:val="26"/>
          <w:szCs w:val="26"/>
        </w:rPr>
        <w:t> </w:t>
      </w:r>
      <w:r w:rsidR="00D9315C" w:rsidRPr="00E02FD7">
        <w:rPr>
          <w:sz w:val="26"/>
          <w:szCs w:val="26"/>
        </w:rPr>
        <w:t>з</w:t>
      </w:r>
      <w:r w:rsidR="006A78FD" w:rsidRPr="00E02FD7">
        <w:rPr>
          <w:sz w:val="26"/>
          <w:szCs w:val="26"/>
        </w:rPr>
        <w:t>атраты</w:t>
      </w:r>
      <w:r w:rsidR="006A78FD" w:rsidRPr="00A01E5B">
        <w:rPr>
          <w:sz w:val="26"/>
          <w:szCs w:val="26"/>
        </w:rPr>
        <w:t xml:space="preserve"> на вспомогательные материалы определяются исходя из установленных норм расхода. При отсутствии установленных на предприятии норм расхода на этапе инвестиционного предложения допускается использовать норматив, ра</w:t>
      </w:r>
      <w:r w:rsidR="00E23EF9">
        <w:rPr>
          <w:sz w:val="26"/>
          <w:szCs w:val="26"/>
        </w:rPr>
        <w:t>вный</w:t>
      </w:r>
      <w:r w:rsidR="006A78FD" w:rsidRPr="00A01E5B">
        <w:rPr>
          <w:sz w:val="26"/>
          <w:szCs w:val="26"/>
        </w:rPr>
        <w:t xml:space="preserve"> </w:t>
      </w:r>
      <w:r w:rsidR="006A78FD" w:rsidRPr="00E02FD7">
        <w:rPr>
          <w:sz w:val="26"/>
          <w:szCs w:val="26"/>
        </w:rPr>
        <w:t>0,5</w:t>
      </w:r>
      <w:r w:rsidR="00B764AA" w:rsidRPr="00E02FD7">
        <w:rPr>
          <w:sz w:val="26"/>
          <w:szCs w:val="26"/>
        </w:rPr>
        <w:t xml:space="preserve"> </w:t>
      </w:r>
      <w:r w:rsidR="006A78FD" w:rsidRPr="00E02FD7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в год от ба</w:t>
      </w:r>
      <w:r w:rsidR="00694F5E">
        <w:rPr>
          <w:sz w:val="26"/>
          <w:szCs w:val="26"/>
        </w:rPr>
        <w:t>лансовой стоимости оборудования</w:t>
      </w:r>
      <w:r w:rsidR="00694F5E" w:rsidRPr="00E02FD7">
        <w:rPr>
          <w:sz w:val="26"/>
          <w:szCs w:val="26"/>
        </w:rPr>
        <w:t>;</w:t>
      </w:r>
    </w:p>
    <w:p w:rsidR="00E106E6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D9315C">
        <w:rPr>
          <w:sz w:val="26"/>
          <w:szCs w:val="26"/>
        </w:rPr>
        <w:t> </w:t>
      </w:r>
      <w:r w:rsidR="00694F5E" w:rsidRPr="00E02FD7"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>атраты на электроэнергию, потребляемую на технологические цели, определяются по формуле</w:t>
      </w:r>
    </w:p>
    <w:p w:rsidR="00E106E6" w:rsidRDefault="00E106E6" w:rsidP="00217137">
      <w:pPr>
        <w:ind w:firstLine="709"/>
        <w:jc w:val="both"/>
        <w:rPr>
          <w:sz w:val="26"/>
          <w:szCs w:val="26"/>
        </w:rPr>
      </w:pPr>
    </w:p>
    <w:p w:rsidR="002A649A" w:rsidRDefault="008F2CBC" w:rsidP="00237657">
      <w:pPr>
        <w:ind w:firstLine="709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  <m:r>
          <w:rPr>
            <w:rFonts w:ascii="Cambria Math" w:hAnsi="Cambria Math"/>
            <w:sz w:val="26"/>
            <w:szCs w:val="26"/>
          </w:rPr>
          <m:t>*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  <m:r>
          <w:rPr>
            <w:rFonts w:ascii="Cambria Math" w:hAnsi="Cambria Math"/>
            <w:sz w:val="26"/>
            <w:szCs w:val="26"/>
          </w:rPr>
          <m:t>*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yi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</m:t>
                    </m:r>
                  </m:sub>
                </m:sSub>
              </m:e>
            </m:d>
          </m:e>
        </m:nary>
      </m:oMath>
      <w:r w:rsidR="002A649A">
        <w:rPr>
          <w:sz w:val="26"/>
          <w:szCs w:val="26"/>
        </w:rPr>
        <w:t xml:space="preserve"> </w:t>
      </w:r>
      <w:r w:rsidR="00E23EF9" w:rsidRPr="00E1023F">
        <w:rPr>
          <w:sz w:val="26"/>
          <w:szCs w:val="26"/>
        </w:rPr>
        <w:t>,</w:t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E23EF9">
        <w:rPr>
          <w:sz w:val="26"/>
          <w:szCs w:val="26"/>
        </w:rPr>
        <w:t>(Б.2)</w:t>
      </w:r>
    </w:p>
    <w:p w:rsidR="002A649A" w:rsidRDefault="002A649A" w:rsidP="00217137">
      <w:pPr>
        <w:ind w:firstLine="709"/>
        <w:jc w:val="center"/>
        <w:rPr>
          <w:sz w:val="26"/>
          <w:szCs w:val="26"/>
        </w:rPr>
      </w:pPr>
    </w:p>
    <w:p w:rsidR="006A78FD" w:rsidRPr="00A01E5B" w:rsidRDefault="002A649A" w:rsidP="00217137">
      <w:pPr>
        <w:ind w:firstLine="709"/>
        <w:jc w:val="both"/>
        <w:rPr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г</w:t>
      </w:r>
      <w:r w:rsidR="006A78FD" w:rsidRPr="002A649A">
        <w:rPr>
          <w:rFonts w:ascii="Cambria Math" w:hAnsi="Cambria Math"/>
          <w:sz w:val="26"/>
          <w:szCs w:val="26"/>
        </w:rPr>
        <w:t>де</w:t>
      </w:r>
      <w:r>
        <w:rPr>
          <w:rFonts w:ascii="Cambria Math" w:hAnsi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</m:oMath>
      <w:r w:rsidR="006A78FD" w:rsidRPr="00A01E5B">
        <w:rPr>
          <w:sz w:val="26"/>
          <w:szCs w:val="26"/>
        </w:rPr>
        <w:t xml:space="preserve"> – затраты на электроэнергию, руб.;</w:t>
      </w:r>
    </w:p>
    <w:p w:rsidR="006A78FD" w:rsidRPr="00A01E5B" w:rsidRDefault="008F2CBC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</m:oMath>
      <w:r w:rsidR="006A78FD" w:rsidRPr="00A01E5B">
        <w:rPr>
          <w:sz w:val="26"/>
          <w:szCs w:val="26"/>
        </w:rPr>
        <w:t xml:space="preserve"> – цена 1 кВт/час электроэнергии, руб.;</w:t>
      </w:r>
    </w:p>
    <w:p w:rsidR="006A78FD" w:rsidRPr="00A01E5B" w:rsidRDefault="008F2CBC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yi</m:t>
            </m:r>
          </m:sub>
        </m:sSub>
      </m:oMath>
      <w:r w:rsidR="006A78FD" w:rsidRPr="00A01E5B">
        <w:rPr>
          <w:sz w:val="26"/>
          <w:szCs w:val="26"/>
        </w:rPr>
        <w:t xml:space="preserve"> – установленная мощность оборудования на i-ой операции, кВт;</w:t>
      </w:r>
    </w:p>
    <w:p w:rsidR="006A78FD" w:rsidRPr="00A01E5B" w:rsidRDefault="008F2CBC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</m:oMath>
      <w:r w:rsidR="006A78FD" w:rsidRPr="00A01E5B">
        <w:rPr>
          <w:sz w:val="26"/>
          <w:szCs w:val="26"/>
        </w:rPr>
        <w:t xml:space="preserve"> – действительный годовой фонд времени работы оборудования (определяется исходя из номинального фонда времени (Fн</w:t>
      </w:r>
      <w:r w:rsidR="00532FD4">
        <w:rPr>
          <w:sz w:val="26"/>
          <w:szCs w:val="26"/>
        </w:rPr>
        <w:t>, час</w:t>
      </w:r>
      <w:r w:rsidR="006A78FD" w:rsidRPr="00A01E5B">
        <w:rPr>
          <w:sz w:val="26"/>
          <w:szCs w:val="26"/>
        </w:rPr>
        <w:t>), сменности работы и потерь времени на плановые ремонты оборудования (5% от Fн), час;</w:t>
      </w:r>
    </w:p>
    <w:p w:rsidR="006A78FD" w:rsidRPr="00A01E5B" w:rsidRDefault="008F2CBC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з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 w:rsidR="006A78FD" w:rsidRPr="00A01E5B">
        <w:rPr>
          <w:sz w:val="26"/>
          <w:szCs w:val="26"/>
        </w:rPr>
        <w:t xml:space="preserve"> – коэффициент загрузки оборудования на i-ой операции</w:t>
      </w:r>
      <w:r w:rsidR="00BD2A51">
        <w:rPr>
          <w:sz w:val="26"/>
          <w:szCs w:val="26"/>
        </w:rPr>
        <w:t>, час</w:t>
      </w:r>
      <w:r w:rsidR="006A78FD" w:rsidRPr="00A01E5B">
        <w:rPr>
          <w:sz w:val="26"/>
          <w:szCs w:val="26"/>
        </w:rPr>
        <w:t>;</w:t>
      </w:r>
    </w:p>
    <w:p w:rsidR="006A78FD" w:rsidRPr="00A01E5B" w:rsidRDefault="008F2CBC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="006A78FD" w:rsidRPr="00A01E5B">
        <w:rPr>
          <w:sz w:val="26"/>
          <w:szCs w:val="26"/>
        </w:rPr>
        <w:t xml:space="preserve">  – количество единиц оборудования на i-ой операции</w:t>
      </w:r>
      <w:r w:rsidR="00BD2A51">
        <w:rPr>
          <w:sz w:val="26"/>
          <w:szCs w:val="26"/>
        </w:rPr>
        <w:t>, шт.</w:t>
      </w:r>
      <w:r w:rsidR="006A78FD" w:rsidRPr="00A01E5B">
        <w:rPr>
          <w:sz w:val="26"/>
          <w:szCs w:val="26"/>
        </w:rPr>
        <w:t>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m – количество операций</w:t>
      </w:r>
      <w:r w:rsidR="009A0E2F">
        <w:rPr>
          <w:sz w:val="26"/>
          <w:szCs w:val="26"/>
        </w:rPr>
        <w:t>, операций</w:t>
      </w:r>
      <w:r w:rsidRPr="00A01E5B">
        <w:rPr>
          <w:sz w:val="26"/>
          <w:szCs w:val="26"/>
        </w:rPr>
        <w:t>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Расчёт затрат на воду для технологических целей допускается не производить за исключением оборудования и участков с повышенным потреблением воды при отсутствии системы оборотного водоснабжения (гальванические участки и тому подобное).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Сжатый воздух используется в пневматических механизмах, для обдувки станков, деталей, в распылителях краски и т.д.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Расход воздуха на </w:t>
      </w:r>
      <w:r w:rsidR="00B764AA" w:rsidRPr="006223AF">
        <w:rPr>
          <w:sz w:val="26"/>
          <w:szCs w:val="26"/>
        </w:rPr>
        <w:t>один</w:t>
      </w:r>
      <w:r w:rsidRPr="00A01E5B">
        <w:rPr>
          <w:sz w:val="26"/>
          <w:szCs w:val="26"/>
        </w:rPr>
        <w:t xml:space="preserve"> станок принимаем равным 0,5 куб.м. в смену</w:t>
      </w:r>
      <w:r w:rsidR="00237657">
        <w:rPr>
          <w:sz w:val="26"/>
          <w:szCs w:val="26"/>
        </w:rPr>
        <w:t xml:space="preserve"> и определяется по формуле</w:t>
      </w:r>
      <w:r w:rsidRPr="00A01E5B">
        <w:rPr>
          <w:sz w:val="26"/>
          <w:szCs w:val="26"/>
        </w:rPr>
        <w:t xml:space="preserve">  </w:t>
      </w:r>
    </w:p>
    <w:p w:rsidR="00E106E6" w:rsidRPr="00A01E5B" w:rsidRDefault="00E106E6" w:rsidP="00217137">
      <w:pPr>
        <w:jc w:val="both"/>
        <w:rPr>
          <w:sz w:val="26"/>
          <w:szCs w:val="26"/>
        </w:rPr>
      </w:pPr>
    </w:p>
    <w:p w:rsidR="006A78FD" w:rsidRPr="00A01E5B" w:rsidRDefault="006A78FD" w:rsidP="00237657">
      <w:pPr>
        <w:jc w:val="right"/>
        <w:rPr>
          <w:sz w:val="26"/>
          <w:szCs w:val="26"/>
        </w:rPr>
      </w:pPr>
      <w:bookmarkStart w:id="4" w:name="OLE_LINK1"/>
      <w:r w:rsidRPr="00A01E5B">
        <w:rPr>
          <w:sz w:val="26"/>
          <w:szCs w:val="26"/>
        </w:rPr>
        <w:t xml:space="preserve">Зсж.возд. </w:t>
      </w:r>
      <w:bookmarkEnd w:id="4"/>
      <w:r w:rsidRPr="00A01E5B">
        <w:rPr>
          <w:sz w:val="26"/>
          <w:szCs w:val="26"/>
        </w:rPr>
        <w:t>= 0,5 к</w:t>
      </w:r>
      <w:r w:rsidR="00B50915">
        <w:rPr>
          <w:sz w:val="26"/>
          <w:szCs w:val="26"/>
        </w:rPr>
        <w:t>уб.м. х С х Драб.х S х Цсж.возд</w:t>
      </w:r>
      <w:r w:rsidR="00E23EF9" w:rsidRPr="00E1023F">
        <w:rPr>
          <w:sz w:val="26"/>
          <w:szCs w:val="26"/>
        </w:rPr>
        <w:t>,</w:t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  <w:t>(Б.3)</w:t>
      </w:r>
    </w:p>
    <w:p w:rsidR="00E106E6" w:rsidRDefault="00E106E6" w:rsidP="00217137">
      <w:pPr>
        <w:ind w:firstLine="709"/>
        <w:jc w:val="both"/>
        <w:rPr>
          <w:sz w:val="26"/>
          <w:szCs w:val="26"/>
        </w:rPr>
      </w:pPr>
    </w:p>
    <w:p w:rsidR="00B50915" w:rsidRDefault="00B50915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w:r w:rsidRPr="00A01E5B">
        <w:rPr>
          <w:sz w:val="26"/>
          <w:szCs w:val="26"/>
        </w:rPr>
        <w:t>Зсж.возд.</w:t>
      </w:r>
      <w:r>
        <w:rPr>
          <w:sz w:val="26"/>
          <w:szCs w:val="26"/>
        </w:rPr>
        <w:t xml:space="preserve"> – затраты на сжатый воздух, руб.</w:t>
      </w:r>
      <w:r w:rsidR="002A649A">
        <w:rPr>
          <w:sz w:val="26"/>
          <w:szCs w:val="26"/>
        </w:rPr>
        <w:t>;</w:t>
      </w:r>
    </w:p>
    <w:p w:rsidR="002A649A" w:rsidRPr="00F148B6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– </w:t>
      </w:r>
      <w:r w:rsidR="00F148B6">
        <w:rPr>
          <w:sz w:val="26"/>
          <w:szCs w:val="26"/>
        </w:rPr>
        <w:t>количество единиц оборудования</w:t>
      </w:r>
      <w:r w:rsidR="00237657">
        <w:rPr>
          <w:sz w:val="26"/>
          <w:szCs w:val="26"/>
        </w:rPr>
        <w:t>, шт.</w:t>
      </w:r>
      <w:r w:rsidR="00F148B6">
        <w:rPr>
          <w:sz w:val="26"/>
          <w:szCs w:val="26"/>
        </w:rPr>
        <w:t>;</w:t>
      </w:r>
    </w:p>
    <w:p w:rsidR="002A649A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Драб. – </w:t>
      </w:r>
      <w:r w:rsidR="00850DE4">
        <w:rPr>
          <w:sz w:val="26"/>
          <w:szCs w:val="26"/>
        </w:rPr>
        <w:t>количество рабочих дней</w:t>
      </w:r>
      <w:r w:rsidR="00237657">
        <w:rPr>
          <w:sz w:val="26"/>
          <w:szCs w:val="26"/>
        </w:rPr>
        <w:t>, дней</w:t>
      </w:r>
      <w:r w:rsidR="00F148B6">
        <w:rPr>
          <w:sz w:val="26"/>
          <w:szCs w:val="26"/>
        </w:rPr>
        <w:t>;</w:t>
      </w:r>
    </w:p>
    <w:p w:rsidR="00850DE4" w:rsidRPr="0049573A" w:rsidRDefault="0018564F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>S</w:t>
      </w:r>
      <w:r w:rsidRPr="0049573A">
        <w:rPr>
          <w:sz w:val="26"/>
          <w:szCs w:val="26"/>
        </w:rPr>
        <w:t xml:space="preserve"> </w:t>
      </w:r>
      <w:r w:rsidR="0049573A" w:rsidRPr="0049573A">
        <w:rPr>
          <w:sz w:val="26"/>
          <w:szCs w:val="26"/>
        </w:rPr>
        <w:t>–</w:t>
      </w:r>
      <w:r w:rsidRPr="0049573A">
        <w:rPr>
          <w:sz w:val="26"/>
          <w:szCs w:val="26"/>
        </w:rPr>
        <w:t xml:space="preserve"> </w:t>
      </w:r>
      <w:r w:rsidR="0049573A">
        <w:rPr>
          <w:sz w:val="26"/>
          <w:szCs w:val="26"/>
        </w:rPr>
        <w:t>количество рабочих смен в сутки</w:t>
      </w:r>
      <w:r w:rsidR="00237657">
        <w:rPr>
          <w:sz w:val="26"/>
          <w:szCs w:val="26"/>
        </w:rPr>
        <w:t xml:space="preserve">, </w:t>
      </w:r>
      <w:r w:rsidR="006223AF">
        <w:rPr>
          <w:sz w:val="26"/>
          <w:szCs w:val="26"/>
        </w:rPr>
        <w:t>смен</w:t>
      </w:r>
      <w:r w:rsidR="0049573A">
        <w:rPr>
          <w:sz w:val="26"/>
          <w:szCs w:val="26"/>
        </w:rPr>
        <w:t>;</w:t>
      </w:r>
    </w:p>
    <w:p w:rsidR="002A649A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Цсж.возд. – цена 1 куб.м. сжатого воздуха</w:t>
      </w:r>
      <w:r w:rsidR="00237657">
        <w:rPr>
          <w:sz w:val="26"/>
          <w:szCs w:val="26"/>
        </w:rPr>
        <w:t>, руб</w:t>
      </w:r>
      <w:r>
        <w:rPr>
          <w:sz w:val="26"/>
          <w:szCs w:val="26"/>
        </w:rPr>
        <w:t>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Цена сжатого воздуха определяется на основании данных бухгалтерского и/или управленческого учёта по цеховой себестоимости производства сжатого воздуха на предприятии.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Расчёт затрат на сжатый воздух допускается не производить при планировании использования существующих на предприятии мощностей по производству сжатого воздуха, имеющих запас по мощности, достаточный для</w:t>
      </w:r>
      <w:r w:rsidR="00B764AA">
        <w:rPr>
          <w:sz w:val="26"/>
          <w:szCs w:val="26"/>
        </w:rPr>
        <w:t xml:space="preserve"> организации новых производства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р</w:t>
      </w:r>
      <w:r w:rsidR="006A78FD" w:rsidRPr="00A01E5B">
        <w:rPr>
          <w:sz w:val="26"/>
          <w:szCs w:val="26"/>
        </w:rPr>
        <w:t>асходы на ремонт оборудования при укрупненных расчетах можно принять в размере д</w:t>
      </w:r>
      <w:r w:rsidR="00B764AA">
        <w:rPr>
          <w:sz w:val="26"/>
          <w:szCs w:val="26"/>
        </w:rPr>
        <w:t xml:space="preserve">о </w:t>
      </w:r>
      <w:r w:rsidR="00B764AA" w:rsidRPr="0022118A">
        <w:rPr>
          <w:sz w:val="26"/>
          <w:szCs w:val="26"/>
        </w:rPr>
        <w:t>15 %</w:t>
      </w:r>
      <w:r w:rsidR="00B764AA">
        <w:rPr>
          <w:sz w:val="26"/>
          <w:szCs w:val="26"/>
        </w:rPr>
        <w:t xml:space="preserve"> от стоимости оборудования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р</w:t>
      </w:r>
      <w:r w:rsidR="006A78FD" w:rsidRPr="00A01E5B">
        <w:rPr>
          <w:sz w:val="26"/>
          <w:szCs w:val="26"/>
        </w:rPr>
        <w:t>асходы по остальным статьям общепроизводственных расходов принимаются, исходя из расчётных данных экономических служб предприятия по году, предшествующему году подгото</w:t>
      </w:r>
      <w:r w:rsidR="00B764AA">
        <w:rPr>
          <w:sz w:val="26"/>
          <w:szCs w:val="26"/>
        </w:rPr>
        <w:t>вки инвестиционного предложения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 xml:space="preserve">атраты на инструмент и оснастку определяются на основании установленных технологическим процессом норм расхода по аналогии с расчётом затрат на основные материалы. На стадии инвестиционного предложения допускается использовать норматив в размере </w:t>
      </w:r>
      <w:r w:rsidR="006A78FD" w:rsidRPr="0022118A">
        <w:rPr>
          <w:sz w:val="26"/>
          <w:szCs w:val="26"/>
        </w:rPr>
        <w:t>5</w:t>
      </w:r>
      <w:r w:rsidR="00B764AA" w:rsidRPr="0022118A">
        <w:rPr>
          <w:sz w:val="26"/>
          <w:szCs w:val="26"/>
        </w:rPr>
        <w:t xml:space="preserve"> </w:t>
      </w:r>
      <w:r w:rsidR="006A78FD" w:rsidRPr="0022118A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от стоимости оборудования. 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Сумма общехозяйственных расходов определяется укрупнено, в процентах от основной заработной платы производственных рабочих: для серийного производства –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150–250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, для массового производства –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100–200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. Для проектов, реализуемых на действующих предприятиях, допускается использовать экономический </w:t>
      </w:r>
      <w:r w:rsidR="00BB5F8E" w:rsidRPr="00A01E5B">
        <w:rPr>
          <w:sz w:val="26"/>
          <w:szCs w:val="26"/>
        </w:rPr>
        <w:t>норматив,</w:t>
      </w:r>
      <w:r w:rsidRPr="00A01E5B">
        <w:rPr>
          <w:sz w:val="26"/>
          <w:szCs w:val="26"/>
        </w:rPr>
        <w:t xml:space="preserve"> установленный в составе согласованных с ВП МО РФ РКМ.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lastRenderedPageBreak/>
        <w:t xml:space="preserve">Прочие производственные расходы (за исключением специальных расходов) могут быть рассчитаны прямым расчётом или приняты в размере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10–15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 от основной заработной платы производственных рабочих.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Специальные расходы рассчитываются прямым расчётом. Допускается при реализации проекта на действующем предприятии использовать экономический норматив, установленный в составе согласованных с ВП МО РФ РКМ.</w:t>
      </w:r>
    </w:p>
    <w:p w:rsidR="006A78FD" w:rsidRPr="00B50915" w:rsidRDefault="00B50915" w:rsidP="00217137">
      <w:pPr>
        <w:pStyle w:val="aff3"/>
        <w:jc w:val="both"/>
        <w:rPr>
          <w:b/>
          <w:sz w:val="26"/>
          <w:szCs w:val="26"/>
        </w:rPr>
      </w:pPr>
      <w:r w:rsidRPr="0022118A">
        <w:rPr>
          <w:b/>
          <w:sz w:val="26"/>
          <w:szCs w:val="26"/>
        </w:rPr>
        <w:t>Б</w:t>
      </w:r>
      <w:r w:rsidR="00B764AA" w:rsidRPr="0022118A">
        <w:rPr>
          <w:b/>
          <w:sz w:val="26"/>
          <w:szCs w:val="26"/>
        </w:rPr>
        <w:t>.</w:t>
      </w:r>
      <w:r w:rsidRPr="0022118A">
        <w:rPr>
          <w:b/>
          <w:sz w:val="26"/>
          <w:szCs w:val="26"/>
        </w:rPr>
        <w:t>2</w:t>
      </w:r>
      <w:r>
        <w:rPr>
          <w:b/>
          <w:sz w:val="26"/>
          <w:szCs w:val="26"/>
        </w:rPr>
        <w:t xml:space="preserve"> </w:t>
      </w:r>
      <w:r w:rsidR="006A78FD" w:rsidRPr="00A01E5B">
        <w:rPr>
          <w:b/>
          <w:sz w:val="26"/>
          <w:szCs w:val="26"/>
        </w:rPr>
        <w:t>На стадии ТЭО</w:t>
      </w:r>
    </w:p>
    <w:p w:rsidR="005F0D9D" w:rsidRDefault="00202514" w:rsidP="00217137">
      <w:pPr>
        <w:ind w:firstLine="709"/>
        <w:jc w:val="both"/>
        <w:rPr>
          <w:b/>
          <w:sz w:val="26"/>
          <w:szCs w:val="26"/>
        </w:rPr>
      </w:pPr>
      <w:r w:rsidRPr="005F0D9D">
        <w:rPr>
          <w:b/>
          <w:sz w:val="26"/>
          <w:szCs w:val="26"/>
        </w:rPr>
        <w:t>Б</w:t>
      </w:r>
      <w:r w:rsidR="004A5AB1" w:rsidRPr="005F0D9D">
        <w:rPr>
          <w:b/>
          <w:sz w:val="26"/>
          <w:szCs w:val="26"/>
        </w:rPr>
        <w:t>.</w:t>
      </w:r>
      <w:r w:rsidRPr="005F0D9D">
        <w:rPr>
          <w:b/>
          <w:sz w:val="26"/>
          <w:szCs w:val="26"/>
        </w:rPr>
        <w:t xml:space="preserve">2.1 </w:t>
      </w:r>
      <w:r w:rsidR="006A78FD" w:rsidRPr="005F0D9D">
        <w:rPr>
          <w:b/>
          <w:sz w:val="26"/>
          <w:szCs w:val="26"/>
        </w:rPr>
        <w:t>Для малых проектов</w:t>
      </w:r>
      <w:r w:rsidR="006A78FD" w:rsidRPr="00A01E5B">
        <w:rPr>
          <w:b/>
          <w:sz w:val="26"/>
          <w:szCs w:val="26"/>
        </w:rPr>
        <w:t xml:space="preserve"> </w:t>
      </w:r>
    </w:p>
    <w:p w:rsidR="006A78FD" w:rsidRPr="00A01E5B" w:rsidRDefault="005F0D9D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опускается использовать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ты, сделанные </w:t>
      </w:r>
      <w:r w:rsidR="00E92634">
        <w:rPr>
          <w:sz w:val="26"/>
          <w:szCs w:val="26"/>
        </w:rPr>
        <w:t>в соответствии с м</w:t>
      </w:r>
      <w:r w:rsidR="006A78FD" w:rsidRPr="00A01E5B">
        <w:rPr>
          <w:sz w:val="26"/>
          <w:szCs w:val="26"/>
        </w:rPr>
        <w:t>етодикам</w:t>
      </w:r>
      <w:r w:rsidR="00E92634">
        <w:rPr>
          <w:sz w:val="26"/>
          <w:szCs w:val="26"/>
        </w:rPr>
        <w:t>и</w:t>
      </w:r>
      <w:r w:rsidR="006A78FD" w:rsidRPr="00A01E5B">
        <w:rPr>
          <w:sz w:val="26"/>
          <w:szCs w:val="26"/>
        </w:rPr>
        <w:t xml:space="preserve"> 1</w:t>
      </w:r>
      <w:r w:rsidR="00BE0DF3">
        <w:rPr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и 2</w:t>
      </w:r>
      <w:r w:rsidR="00E92634">
        <w:rPr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соответственно в зависимости от условий реализации проекта.</w:t>
      </w:r>
    </w:p>
    <w:p w:rsidR="005F0D9D" w:rsidRPr="005F0D9D" w:rsidRDefault="00202514" w:rsidP="00217137">
      <w:pPr>
        <w:ind w:firstLine="709"/>
        <w:jc w:val="both"/>
        <w:rPr>
          <w:b/>
          <w:sz w:val="26"/>
          <w:szCs w:val="26"/>
        </w:rPr>
      </w:pPr>
      <w:r w:rsidRPr="005F0D9D">
        <w:rPr>
          <w:b/>
          <w:sz w:val="26"/>
          <w:szCs w:val="26"/>
        </w:rPr>
        <w:t>Б</w:t>
      </w:r>
      <w:r w:rsidR="004A5AB1" w:rsidRPr="005F0D9D">
        <w:rPr>
          <w:b/>
          <w:sz w:val="26"/>
          <w:szCs w:val="26"/>
        </w:rPr>
        <w:t>.</w:t>
      </w:r>
      <w:r w:rsidRPr="005F0D9D">
        <w:rPr>
          <w:b/>
          <w:sz w:val="26"/>
          <w:szCs w:val="26"/>
        </w:rPr>
        <w:t xml:space="preserve">2.2 </w:t>
      </w:r>
      <w:r w:rsidR="006A78FD" w:rsidRPr="005F0D9D">
        <w:rPr>
          <w:b/>
          <w:sz w:val="26"/>
          <w:szCs w:val="26"/>
        </w:rPr>
        <w:t xml:space="preserve">Для средних проектов </w:t>
      </w:r>
    </w:p>
    <w:p w:rsidR="006A78FD" w:rsidRPr="00A01E5B" w:rsidRDefault="005F0D9D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опускается использовать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ты по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1 (при условии отсутствия существенных капитальных вложений и объёмов строительно-монтажных работ) и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2 с уточнением следующих расчетов, относящиеся при использовании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>етодики 2: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тов по численности всех категорий работников, в случае необходимости, делаются на основании разработанных технологических процессов по изготовлению новых </w:t>
      </w:r>
      <w:r w:rsidR="00FE5FD1">
        <w:rPr>
          <w:sz w:val="26"/>
          <w:szCs w:val="26"/>
        </w:rPr>
        <w:t>изделий. Уточнённый расч</w:t>
      </w:r>
      <w:r w:rsidR="003B58B8">
        <w:rPr>
          <w:sz w:val="26"/>
          <w:szCs w:val="26"/>
        </w:rPr>
        <w:t>е</w:t>
      </w:r>
      <w:r w:rsidR="00FE5FD1">
        <w:rPr>
          <w:sz w:val="26"/>
          <w:szCs w:val="26"/>
        </w:rPr>
        <w:t>т делае</w:t>
      </w:r>
      <w:r w:rsidR="006A78FD" w:rsidRPr="00A01E5B">
        <w:rPr>
          <w:sz w:val="26"/>
          <w:szCs w:val="26"/>
        </w:rPr>
        <w:t>тся на основании норм и нормативов с указанием источника информации. Рекомендуется использовать нормы и нормативы, разработанные специализированными организациями, например, ФГБУ «ВНИИ Труда». Расчёт</w:t>
      </w:r>
      <w:r w:rsidR="0022118A">
        <w:rPr>
          <w:sz w:val="26"/>
          <w:szCs w:val="26"/>
        </w:rPr>
        <w:t xml:space="preserve"> фонда оплаты труда</w:t>
      </w:r>
      <w:r w:rsidR="006A78FD" w:rsidRPr="00A01E5B">
        <w:rPr>
          <w:sz w:val="26"/>
          <w:szCs w:val="26"/>
        </w:rPr>
        <w:t xml:space="preserve"> делается на основании прогнозного штатного расписания.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общепроизводственных расходов: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а)</w:t>
      </w:r>
      <w:r w:rsidR="006A78FD" w:rsidRPr="00A01E5B">
        <w:rPr>
          <w:sz w:val="26"/>
          <w:szCs w:val="26"/>
        </w:rPr>
        <w:t xml:space="preserve"> расходы энергоносителей (как для технологических, так и для бытовых целей) на основании данных проекта, выполненного проектной организацией, или на основании расчётов, выполненных соответствующими специалистами предприятия. Перечень предполагаемого к использованию в составе проекта технологического оборудования до момента проведения расчётов по энергоносителям должен быть предварительно согласован с департаментом производственно-технологической политики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б)</w:t>
      </w:r>
      <w:r w:rsidR="006A78FD" w:rsidRPr="00A01E5B">
        <w:rPr>
          <w:sz w:val="26"/>
          <w:szCs w:val="26"/>
        </w:rPr>
        <w:t xml:space="preserve"> расходы на вспомогательные материалы, исходя из предварительно рассчитанных норм расхода и коммерческих предложений по ценам материалов, полученным от потенциальных поставщиков основных вспомогательных материалов (материалов, расходы на которые составляют </w:t>
      </w:r>
      <w:r w:rsidR="001F2856">
        <w:rPr>
          <w:sz w:val="26"/>
          <w:szCs w:val="26"/>
        </w:rPr>
        <w:br/>
      </w:r>
      <w:r w:rsidR="006A78FD" w:rsidRPr="0022118A">
        <w:rPr>
          <w:sz w:val="26"/>
          <w:szCs w:val="26"/>
        </w:rPr>
        <w:t>5</w:t>
      </w:r>
      <w:r w:rsidR="001F2856" w:rsidRPr="0022118A">
        <w:rPr>
          <w:sz w:val="26"/>
          <w:szCs w:val="26"/>
        </w:rPr>
        <w:t xml:space="preserve"> </w:t>
      </w:r>
      <w:r w:rsidR="006A78FD" w:rsidRPr="0022118A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и более от общей суммы предполагаемых расходов на вспомогательные материалы);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в)</w:t>
      </w:r>
      <w:r w:rsidR="006A78FD" w:rsidRPr="00A01E5B">
        <w:rPr>
          <w:sz w:val="26"/>
          <w:szCs w:val="26"/>
        </w:rPr>
        <w:t xml:space="preserve"> амортизационные отчисления, исходя из перечня оборудования, цен на данное оборудования, определённых на основании коммерческих предложений, полученным от потенциальных поставщиков и прогнозного уровня иных расходов, включаемых в балансовую стоимость оборудования (например, затрат на монтаж, процентов по кредитам, полученным на приобретение оборудования и предполагаемых к выплате до момента оформления акта ОС-1 и т.д.);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г)</w:t>
      </w:r>
      <w:r w:rsidR="006A78FD" w:rsidRPr="00A01E5B">
        <w:rPr>
          <w:sz w:val="26"/>
          <w:szCs w:val="26"/>
        </w:rPr>
        <w:t xml:space="preserve"> затраты на инструмент и оснастку - на основании установленных технологическим процессом норм расхода по аналогии с расчётом затрат на </w:t>
      </w:r>
      <w:r w:rsidR="006A78FD" w:rsidRPr="00A01E5B">
        <w:rPr>
          <w:sz w:val="26"/>
          <w:szCs w:val="26"/>
        </w:rPr>
        <w:lastRenderedPageBreak/>
        <w:t>основные материалы (в случае использования для расчётов данных затрат на стадии инвестиционного предложения нормат</w:t>
      </w:r>
      <w:r w:rsidR="001F2856">
        <w:rPr>
          <w:sz w:val="26"/>
          <w:szCs w:val="26"/>
        </w:rPr>
        <w:t>ива от стоимости оборудования)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д)</w:t>
      </w:r>
      <w:r w:rsidR="006A78FD" w:rsidRPr="00A01E5B">
        <w:rPr>
          <w:sz w:val="26"/>
          <w:szCs w:val="26"/>
        </w:rPr>
        <w:t xml:space="preserve"> формируется конкре</w:t>
      </w:r>
      <w:r w:rsidR="00FE5FD1">
        <w:rPr>
          <w:sz w:val="26"/>
          <w:szCs w:val="26"/>
        </w:rPr>
        <w:t>тный состав общепроизводственных</w:t>
      </w:r>
      <w:r w:rsidR="006A78FD" w:rsidRPr="00A01E5B">
        <w:rPr>
          <w:sz w:val="26"/>
          <w:szCs w:val="26"/>
        </w:rPr>
        <w:t xml:space="preserve"> расход</w:t>
      </w:r>
      <w:r w:rsidR="00FE5FD1">
        <w:rPr>
          <w:sz w:val="26"/>
          <w:szCs w:val="26"/>
        </w:rPr>
        <w:t>ов</w:t>
      </w:r>
      <w:r w:rsidR="006A78FD" w:rsidRPr="00A01E5B">
        <w:rPr>
          <w:b/>
          <w:color w:val="FF0000"/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по иным статьям и определяется на основании предварительных расчётов ур</w:t>
      </w:r>
      <w:r w:rsidR="001F2856">
        <w:rPr>
          <w:sz w:val="26"/>
          <w:szCs w:val="26"/>
        </w:rPr>
        <w:t>овень затрат по данным статьям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>тов об</w:t>
      </w:r>
      <w:r w:rsidR="00FE5FD1">
        <w:rPr>
          <w:sz w:val="26"/>
          <w:szCs w:val="26"/>
        </w:rPr>
        <w:t>щехозяйственных расходов проводи</w:t>
      </w:r>
      <w:r w:rsidR="006A78FD" w:rsidRPr="00A01E5B">
        <w:rPr>
          <w:sz w:val="26"/>
          <w:szCs w:val="26"/>
        </w:rPr>
        <w:t>тся аналогично уточнениям ОПР. Также формируется конкретный состав общехозяйственных расходов по иным статьям и определяется на основании предварительных расчётов у</w:t>
      </w:r>
      <w:r w:rsidR="001F2856">
        <w:rPr>
          <w:sz w:val="26"/>
          <w:szCs w:val="26"/>
        </w:rPr>
        <w:t>ровень затрат по данным статьям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 w:rsidRPr="008D4815">
        <w:rPr>
          <w:sz w:val="26"/>
          <w:szCs w:val="26"/>
        </w:rPr>
        <w:t>-</w:t>
      </w:r>
      <w:r w:rsidR="001F2856" w:rsidRPr="008D4815">
        <w:rPr>
          <w:sz w:val="26"/>
          <w:szCs w:val="26"/>
        </w:rPr>
        <w:t xml:space="preserve"> у</w:t>
      </w:r>
      <w:r w:rsidR="006A78FD" w:rsidRPr="00A01E5B">
        <w:rPr>
          <w:sz w:val="26"/>
          <w:szCs w:val="26"/>
        </w:rPr>
        <w:t>точнение коммерческих расходов провод</w:t>
      </w:r>
      <w:r w:rsidR="00FE5FD1">
        <w:rPr>
          <w:sz w:val="26"/>
          <w:szCs w:val="26"/>
        </w:rPr>
        <w:t>ится с учётом планов продвижения</w:t>
      </w:r>
      <w:r w:rsidR="006A78FD" w:rsidRPr="00A01E5B">
        <w:rPr>
          <w:sz w:val="26"/>
          <w:szCs w:val="26"/>
        </w:rPr>
        <w:t xml:space="preserve"> продукции и иных мероприятий, направленных на организацию </w:t>
      </w:r>
      <w:r w:rsidR="001F2856">
        <w:rPr>
          <w:sz w:val="26"/>
          <w:szCs w:val="26"/>
        </w:rPr>
        <w:t>сбыта (для продукции ПГН и ПДН);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6A78FD" w:rsidRPr="00A01E5B">
        <w:rPr>
          <w:sz w:val="26"/>
          <w:szCs w:val="26"/>
        </w:rPr>
        <w:t xml:space="preserve"> </w:t>
      </w:r>
      <w:r w:rsidR="001F2856" w:rsidRPr="008D4815">
        <w:rPr>
          <w:sz w:val="26"/>
          <w:szCs w:val="26"/>
        </w:rPr>
        <w:t>с</w:t>
      </w:r>
      <w:r w:rsidR="006A78FD" w:rsidRPr="00A01E5B">
        <w:rPr>
          <w:sz w:val="26"/>
          <w:szCs w:val="26"/>
        </w:rPr>
        <w:t>пециальные расходы (для ПВН) уточняются на основании прямого расчёта затрат (в случае использования на стадии инвестиционного предложения нормативов, согласованных для других изделий).</w:t>
      </w:r>
    </w:p>
    <w:p w:rsidR="00201F5B" w:rsidRPr="00201F5B" w:rsidRDefault="00202514" w:rsidP="00217137">
      <w:pPr>
        <w:ind w:firstLine="709"/>
        <w:jc w:val="both"/>
        <w:rPr>
          <w:b/>
          <w:sz w:val="26"/>
          <w:szCs w:val="26"/>
        </w:rPr>
      </w:pPr>
      <w:r w:rsidRPr="00201F5B">
        <w:rPr>
          <w:b/>
          <w:sz w:val="26"/>
          <w:szCs w:val="26"/>
        </w:rPr>
        <w:t>Б</w:t>
      </w:r>
      <w:r w:rsidR="004A5AB1" w:rsidRPr="00201F5B">
        <w:rPr>
          <w:b/>
          <w:sz w:val="26"/>
          <w:szCs w:val="26"/>
        </w:rPr>
        <w:t>.</w:t>
      </w:r>
      <w:r w:rsidRPr="00201F5B">
        <w:rPr>
          <w:b/>
          <w:sz w:val="26"/>
          <w:szCs w:val="26"/>
        </w:rPr>
        <w:t xml:space="preserve">2.3 </w:t>
      </w:r>
      <w:r w:rsidR="006A78FD" w:rsidRPr="00201F5B">
        <w:rPr>
          <w:b/>
          <w:sz w:val="26"/>
          <w:szCs w:val="26"/>
        </w:rPr>
        <w:t xml:space="preserve">Для крупных и особо крупных проектов </w:t>
      </w:r>
    </w:p>
    <w:p w:rsidR="006A78FD" w:rsidRPr="00A01E5B" w:rsidRDefault="00201F5B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>а ос</w:t>
      </w:r>
      <w:r w:rsidR="00E92634">
        <w:rPr>
          <w:sz w:val="26"/>
          <w:szCs w:val="26"/>
        </w:rPr>
        <w:t>нову для уточнения расчётов по м</w:t>
      </w:r>
      <w:r w:rsidR="006A78FD" w:rsidRPr="00A01E5B">
        <w:rPr>
          <w:sz w:val="26"/>
          <w:szCs w:val="26"/>
        </w:rPr>
        <w:t>етодикам</w:t>
      </w:r>
      <w:r w:rsidR="00202514">
        <w:rPr>
          <w:sz w:val="26"/>
          <w:szCs w:val="26"/>
        </w:rPr>
        <w:t xml:space="preserve"> 1</w:t>
      </w:r>
      <w:r w:rsidR="006A78FD" w:rsidRPr="00A01E5B">
        <w:rPr>
          <w:sz w:val="26"/>
          <w:szCs w:val="26"/>
        </w:rPr>
        <w:t xml:space="preserve"> и</w:t>
      </w:r>
      <w:r w:rsidR="00686D08">
        <w:rPr>
          <w:sz w:val="26"/>
          <w:szCs w:val="26"/>
        </w:rPr>
        <w:t xml:space="preserve"> </w:t>
      </w:r>
      <w:r w:rsidR="00202514">
        <w:rPr>
          <w:sz w:val="26"/>
          <w:szCs w:val="26"/>
        </w:rPr>
        <w:t>2</w:t>
      </w:r>
      <w:r w:rsidR="006A78FD" w:rsidRPr="00A01E5B">
        <w:rPr>
          <w:sz w:val="26"/>
          <w:szCs w:val="26"/>
        </w:rPr>
        <w:t xml:space="preserve"> берутся данные соответствующих проектных организаций</w:t>
      </w:r>
      <w:r>
        <w:rPr>
          <w:sz w:val="26"/>
          <w:szCs w:val="26"/>
        </w:rPr>
        <w:t xml:space="preserve"> занимающихся разработкой проекта</w:t>
      </w:r>
      <w:r w:rsidR="006A78FD" w:rsidRPr="00A01E5B">
        <w:rPr>
          <w:sz w:val="26"/>
          <w:szCs w:val="26"/>
        </w:rPr>
        <w:t xml:space="preserve">. Уточнение проводится по аналогии с изложенной выше методикой уточнения расчётных данных для средних проектов, относящихся к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2. 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особо крупных проектов рекомендуется на стадии подготовки ТЭО в части определения себестоимости продукции проводить предварительное согласование подходов к расчётам отдельных статей себестоимости, а также предварительное согласование итогов расчёта (особенно в части численности и ФОТ основных производственных рабочих) с соответствующими департаментами Концерна. Пе</w:t>
      </w:r>
      <w:r w:rsidR="008D4815">
        <w:rPr>
          <w:sz w:val="26"/>
          <w:szCs w:val="26"/>
        </w:rPr>
        <w:t>ре</w:t>
      </w:r>
      <w:r w:rsidRPr="00A01E5B">
        <w:rPr>
          <w:sz w:val="26"/>
          <w:szCs w:val="26"/>
        </w:rPr>
        <w:t xml:space="preserve">чень согласующих департаментов определяется </w:t>
      </w:r>
      <w:r w:rsidR="00DA225A" w:rsidRPr="008D4815">
        <w:rPr>
          <w:sz w:val="26"/>
          <w:szCs w:val="26"/>
        </w:rPr>
        <w:t>ДЭ</w:t>
      </w:r>
      <w:r w:rsidRPr="00A01E5B">
        <w:rPr>
          <w:sz w:val="26"/>
          <w:szCs w:val="26"/>
        </w:rPr>
        <w:t xml:space="preserve"> по обращению инициатора проекта.</w:t>
      </w:r>
    </w:p>
    <w:p w:rsidR="006A78FD" w:rsidRDefault="006A78FD" w:rsidP="00217137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6F1129" w:rsidRPr="007A522B" w:rsidRDefault="00331742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В</w:t>
      </w:r>
    </w:p>
    <w:p w:rsidR="007A522B" w:rsidRPr="007A522B" w:rsidRDefault="007A522B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(обязательное)</w:t>
      </w:r>
    </w:p>
    <w:p w:rsidR="007A522B" w:rsidRDefault="007A522B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A17536" w:rsidRPr="00D82C3F" w:rsidRDefault="00DA225A" w:rsidP="00D82C3F">
      <w:pPr>
        <w:jc w:val="center"/>
        <w:rPr>
          <w:rFonts w:eastAsia="Calibri"/>
          <w:b/>
          <w:sz w:val="26"/>
          <w:szCs w:val="26"/>
          <w:lang w:eastAsia="en-US"/>
        </w:rPr>
      </w:pPr>
      <w:bookmarkStart w:id="5" w:name="_Toc504050890"/>
      <w:r w:rsidRPr="000C39AB">
        <w:rPr>
          <w:rFonts w:eastAsia="Calibri"/>
          <w:b/>
          <w:sz w:val="26"/>
          <w:szCs w:val="26"/>
          <w:lang w:eastAsia="en-US"/>
        </w:rPr>
        <w:t>Фо</w:t>
      </w:r>
      <w:r w:rsidR="00D82C3F" w:rsidRPr="000C39AB">
        <w:rPr>
          <w:rFonts w:eastAsia="Calibri"/>
          <w:b/>
          <w:sz w:val="26"/>
          <w:szCs w:val="26"/>
          <w:lang w:eastAsia="en-US"/>
        </w:rPr>
        <w:t>рма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инвестиционного предложения</w:t>
      </w:r>
      <w:bookmarkEnd w:id="5"/>
    </w:p>
    <w:p w:rsidR="00A17536" w:rsidRDefault="00A17536" w:rsidP="00D82C3F">
      <w:pPr>
        <w:pStyle w:val="a9"/>
        <w:tabs>
          <w:tab w:val="left" w:pos="1418"/>
        </w:tabs>
        <w:ind w:firstLine="0"/>
        <w:rPr>
          <w:sz w:val="26"/>
          <w:szCs w:val="26"/>
        </w:rPr>
      </w:pPr>
    </w:p>
    <w:p w:rsidR="00A17536" w:rsidRPr="00D82C3F" w:rsidRDefault="00A17536" w:rsidP="00D82C3F">
      <w:pPr>
        <w:jc w:val="center"/>
        <w:rPr>
          <w:rFonts w:eastAsia="Calibri"/>
          <w:b/>
          <w:sz w:val="26"/>
          <w:szCs w:val="26"/>
          <w:lang w:eastAsia="en-US"/>
        </w:rPr>
      </w:pPr>
      <w:r w:rsidRPr="00D82C3F">
        <w:rPr>
          <w:rFonts w:eastAsia="Calibri"/>
          <w:b/>
          <w:sz w:val="26"/>
          <w:szCs w:val="26"/>
          <w:lang w:eastAsia="en-US"/>
        </w:rPr>
        <w:t>Инвестиционное предложение</w:t>
      </w:r>
    </w:p>
    <w:p w:rsidR="00A17536" w:rsidRPr="00D82C3F" w:rsidRDefault="00A17536" w:rsidP="00D82C3F">
      <w:pPr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10065" w:type="dxa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946"/>
      </w:tblGrid>
      <w:tr w:rsidR="00D82C3F" w:rsidRPr="00D82C3F" w:rsidTr="00B96778">
        <w:trPr>
          <w:jc w:val="center"/>
        </w:trPr>
        <w:tc>
          <w:tcPr>
            <w:tcW w:w="3119" w:type="dxa"/>
            <w:tcBorders>
              <w:top w:val="nil"/>
              <w:bottom w:val="nil"/>
            </w:tcBorders>
          </w:tcPr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D82C3F">
              <w:rPr>
                <w:rFonts w:eastAsia="Calibri"/>
                <w:sz w:val="26"/>
                <w:szCs w:val="26"/>
                <w:lang w:eastAsia="en-US"/>
              </w:rPr>
              <w:t>Инициатор проекта:</w:t>
            </w:r>
          </w:p>
        </w:tc>
        <w:tc>
          <w:tcPr>
            <w:tcW w:w="6946" w:type="dxa"/>
          </w:tcPr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D82C3F" w:rsidRPr="00D82C3F" w:rsidTr="00B96778">
        <w:trPr>
          <w:jc w:val="center"/>
        </w:trPr>
        <w:tc>
          <w:tcPr>
            <w:tcW w:w="3119" w:type="dxa"/>
            <w:tcBorders>
              <w:top w:val="nil"/>
              <w:bottom w:val="nil"/>
            </w:tcBorders>
          </w:tcPr>
          <w:p w:rsid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D82C3F">
              <w:rPr>
                <w:rFonts w:eastAsia="Calibri"/>
                <w:sz w:val="26"/>
                <w:szCs w:val="26"/>
                <w:lang w:eastAsia="en-US"/>
              </w:rPr>
              <w:t>Наименование проекта:</w:t>
            </w:r>
          </w:p>
        </w:tc>
        <w:tc>
          <w:tcPr>
            <w:tcW w:w="6946" w:type="dxa"/>
          </w:tcPr>
          <w:p w:rsid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</w:tbl>
    <w:p w:rsidR="00A17536" w:rsidRDefault="00A17536" w:rsidP="00D82C3F">
      <w:pPr>
        <w:ind w:firstLine="567"/>
        <w:rPr>
          <w:rFonts w:eastAsia="Calibri"/>
          <w:sz w:val="26"/>
          <w:szCs w:val="26"/>
          <w:lang w:eastAsia="en-US"/>
        </w:rPr>
      </w:pPr>
    </w:p>
    <w:p w:rsidR="003A2574" w:rsidRPr="00D82C3F" w:rsidRDefault="003A2574" w:rsidP="00D82C3F">
      <w:pPr>
        <w:ind w:firstLine="567"/>
        <w:rPr>
          <w:rFonts w:eastAsia="Calibri"/>
          <w:sz w:val="26"/>
          <w:szCs w:val="26"/>
          <w:lang w:eastAsia="en-US"/>
        </w:rPr>
      </w:pPr>
    </w:p>
    <w:p w:rsidR="00A17536" w:rsidRDefault="00A17536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 w:rsidRPr="00D82C3F">
        <w:rPr>
          <w:rFonts w:eastAsia="Calibri"/>
          <w:b/>
          <w:sz w:val="26"/>
          <w:szCs w:val="26"/>
          <w:lang w:eastAsia="en-US"/>
        </w:rPr>
        <w:t>1. Обоснование и предпосылки реализации</w:t>
      </w:r>
      <w:r w:rsidR="006975A1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445B31" w:rsidRDefault="00445B31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445B31" w:rsidRPr="00445B31" w:rsidRDefault="00445B31" w:rsidP="00D82C3F">
      <w:pPr>
        <w:pStyle w:val="a9"/>
        <w:tabs>
          <w:tab w:val="left" w:pos="1418"/>
        </w:tabs>
        <w:ind w:firstLine="567"/>
        <w:rPr>
          <w:b/>
          <w:sz w:val="26"/>
          <w:szCs w:val="26"/>
        </w:rPr>
      </w:pPr>
      <w:r w:rsidRPr="00445B31">
        <w:rPr>
          <w:b/>
          <w:sz w:val="26"/>
          <w:szCs w:val="26"/>
        </w:rPr>
        <w:t>2</w:t>
      </w:r>
      <w:r w:rsidR="00DA225A" w:rsidRPr="000C39AB">
        <w:rPr>
          <w:b/>
          <w:sz w:val="26"/>
          <w:szCs w:val="26"/>
        </w:rPr>
        <w:t>.</w:t>
      </w:r>
      <w:r w:rsidRPr="00445B31">
        <w:rPr>
          <w:b/>
          <w:sz w:val="26"/>
          <w:szCs w:val="26"/>
        </w:rPr>
        <w:t xml:space="preserve"> Замысел инвестиционного проекта</w:t>
      </w:r>
    </w:p>
    <w:p w:rsidR="00D82C3F" w:rsidRPr="00445B31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3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. Цели </w:t>
      </w:r>
      <w:r w:rsidR="006975A1">
        <w:rPr>
          <w:rFonts w:eastAsia="Calibri"/>
          <w:b/>
          <w:sz w:val="26"/>
          <w:szCs w:val="26"/>
          <w:lang w:eastAsia="en-US"/>
        </w:rPr>
        <w:t>инвестиционного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A17536" w:rsidRPr="00D82C3F" w:rsidRDefault="00A17536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1843"/>
        <w:gridCol w:w="2254"/>
        <w:gridCol w:w="1607"/>
      </w:tblGrid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КПЭ2</w:t>
            </w: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КПЭ </w:t>
            </w:r>
            <w:r w:rsidRPr="00D82C3F">
              <w:rPr>
                <w:sz w:val="26"/>
                <w:szCs w:val="26"/>
                <w:lang w:val="en-US"/>
              </w:rPr>
              <w:t>…</w:t>
            </w: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28744D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1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…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</w:tbl>
    <w:p w:rsidR="00A17536" w:rsidRPr="00D82C3F" w:rsidRDefault="00A17536" w:rsidP="00D82C3F">
      <w:pPr>
        <w:pStyle w:val="a9"/>
        <w:tabs>
          <w:tab w:val="left" w:pos="1418"/>
        </w:tabs>
        <w:ind w:left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4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. Связь </w:t>
      </w:r>
      <w:r w:rsidR="006975A1">
        <w:rPr>
          <w:rFonts w:eastAsia="Calibri"/>
          <w:b/>
          <w:sz w:val="26"/>
          <w:szCs w:val="26"/>
          <w:lang w:eastAsia="en-US"/>
        </w:rPr>
        <w:t xml:space="preserve">инвестиционного </w:t>
      </w:r>
      <w:r w:rsidR="00A17536" w:rsidRPr="00D82C3F">
        <w:rPr>
          <w:rFonts w:eastAsia="Calibri"/>
          <w:b/>
          <w:sz w:val="26"/>
          <w:szCs w:val="26"/>
          <w:lang w:eastAsia="en-US"/>
        </w:rPr>
        <w:t>проекта со стратегическими документами Концерна</w:t>
      </w:r>
    </w:p>
    <w:p w:rsidR="00D82C3F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5</w:t>
      </w:r>
      <w:r w:rsidR="00A17536" w:rsidRPr="00D82C3F">
        <w:rPr>
          <w:rFonts w:eastAsia="Calibri"/>
          <w:b/>
          <w:sz w:val="26"/>
          <w:szCs w:val="26"/>
          <w:lang w:eastAsia="en-US"/>
        </w:rPr>
        <w:t>. Состав участников</w:t>
      </w:r>
      <w:r w:rsidR="006975A1">
        <w:rPr>
          <w:rFonts w:eastAsia="Calibri"/>
          <w:b/>
          <w:sz w:val="26"/>
          <w:szCs w:val="26"/>
          <w:lang w:eastAsia="en-US"/>
        </w:rPr>
        <w:t xml:space="preserve"> инвестиционного 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685BB4" w:rsidRDefault="00685BB4" w:rsidP="00D82C3F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</w:p>
    <w:p w:rsidR="00A17536" w:rsidRPr="00D82C3F" w:rsidRDefault="00766462" w:rsidP="00D82C3F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  <w:r w:rsidR="00A17536" w:rsidRPr="00D82C3F">
        <w:rPr>
          <w:b/>
          <w:sz w:val="26"/>
          <w:szCs w:val="26"/>
        </w:rPr>
        <w:t>. Директивный график</w:t>
      </w:r>
      <w:r>
        <w:rPr>
          <w:b/>
          <w:sz w:val="26"/>
          <w:szCs w:val="26"/>
        </w:rPr>
        <w:t xml:space="preserve"> инвестиционного проекта</w:t>
      </w:r>
    </w:p>
    <w:p w:rsidR="00D82C3F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tbl>
      <w:tblPr>
        <w:tblW w:w="10345" w:type="dxa"/>
        <w:jc w:val="center"/>
        <w:tblLayout w:type="fixed"/>
        <w:tblLook w:val="04A0" w:firstRow="1" w:lastRow="0" w:firstColumn="1" w:lastColumn="0" w:noHBand="0" w:noVBand="1"/>
      </w:tblPr>
      <w:tblGrid>
        <w:gridCol w:w="1483"/>
        <w:gridCol w:w="1917"/>
        <w:gridCol w:w="1842"/>
        <w:gridCol w:w="425"/>
        <w:gridCol w:w="427"/>
        <w:gridCol w:w="282"/>
        <w:gridCol w:w="433"/>
        <w:gridCol w:w="415"/>
        <w:gridCol w:w="423"/>
        <w:gridCol w:w="572"/>
        <w:gridCol w:w="425"/>
        <w:gridCol w:w="425"/>
        <w:gridCol w:w="425"/>
        <w:gridCol w:w="426"/>
        <w:gridCol w:w="425"/>
      </w:tblGrid>
      <w:tr w:rsidR="007533A7" w:rsidRPr="00B65535" w:rsidTr="00FF7E1D">
        <w:trPr>
          <w:trHeight w:val="315"/>
          <w:jc w:val="center"/>
        </w:trPr>
        <w:tc>
          <w:tcPr>
            <w:tcW w:w="148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C43AA5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Наименование</w:t>
            </w:r>
            <w:r>
              <w:rPr>
                <w:sz w:val="20"/>
                <w:szCs w:val="20"/>
              </w:rPr>
              <w:t xml:space="preserve"> мероприятий</w:t>
            </w:r>
          </w:p>
        </w:tc>
        <w:tc>
          <w:tcPr>
            <w:tcW w:w="19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533A7" w:rsidRPr="00445B31" w:rsidRDefault="007533A7" w:rsidP="00C43AA5">
            <w:pPr>
              <w:jc w:val="center"/>
              <w:rPr>
                <w:sz w:val="20"/>
                <w:szCs w:val="20"/>
              </w:rPr>
            </w:pPr>
            <w:r w:rsidRPr="00445B31">
              <w:rPr>
                <w:sz w:val="20"/>
                <w:szCs w:val="20"/>
              </w:rPr>
              <w:t>Исполнитель</w:t>
            </w:r>
          </w:p>
        </w:tc>
        <w:tc>
          <w:tcPr>
            <w:tcW w:w="184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533A7" w:rsidRPr="00445B31" w:rsidRDefault="007533A7" w:rsidP="00A40E37">
            <w:pPr>
              <w:jc w:val="center"/>
              <w:rPr>
                <w:sz w:val="20"/>
                <w:szCs w:val="20"/>
              </w:rPr>
            </w:pPr>
            <w:r w:rsidRPr="00445B31">
              <w:rPr>
                <w:sz w:val="20"/>
                <w:szCs w:val="20"/>
              </w:rPr>
              <w:t>Инвестиционные затраты</w:t>
            </w:r>
          </w:p>
          <w:p w:rsidR="007533A7" w:rsidRPr="00445B31" w:rsidRDefault="007533A7" w:rsidP="00A40E37">
            <w:pPr>
              <w:jc w:val="center"/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5103" w:type="dxa"/>
            <w:gridSpan w:val="1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533A7" w:rsidRPr="00685BB4" w:rsidRDefault="007533A7" w:rsidP="007664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Год</w:t>
            </w:r>
          </w:p>
        </w:tc>
      </w:tr>
      <w:tr w:rsidR="007533A7" w:rsidRPr="00B65535" w:rsidTr="007533A7">
        <w:trPr>
          <w:trHeight w:val="466"/>
          <w:jc w:val="center"/>
        </w:trPr>
        <w:tc>
          <w:tcPr>
            <w:tcW w:w="148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134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 кв.</w:t>
            </w:r>
          </w:p>
        </w:tc>
        <w:tc>
          <w:tcPr>
            <w:tcW w:w="127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II кв.</w:t>
            </w:r>
          </w:p>
        </w:tc>
        <w:tc>
          <w:tcPr>
            <w:tcW w:w="1422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III кв.</w:t>
            </w:r>
          </w:p>
        </w:tc>
        <w:tc>
          <w:tcPr>
            <w:tcW w:w="127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IV кв.</w:t>
            </w:r>
          </w:p>
        </w:tc>
      </w:tr>
      <w:tr w:rsidR="007533A7" w:rsidRPr="00B65535" w:rsidTr="007533A7">
        <w:trPr>
          <w:trHeight w:val="206"/>
          <w:jc w:val="center"/>
        </w:trPr>
        <w:tc>
          <w:tcPr>
            <w:tcW w:w="14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</w:t>
            </w:r>
          </w:p>
        </w:tc>
        <w:tc>
          <w:tcPr>
            <w:tcW w:w="4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2</w:t>
            </w:r>
          </w:p>
        </w:tc>
        <w:tc>
          <w:tcPr>
            <w:tcW w:w="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3</w:t>
            </w:r>
          </w:p>
        </w:tc>
        <w:tc>
          <w:tcPr>
            <w:tcW w:w="4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4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5</w:t>
            </w: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7533A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12</w:t>
            </w:r>
          </w:p>
        </w:tc>
      </w:tr>
      <w:tr w:rsidR="007533A7" w:rsidRPr="00B65535" w:rsidTr="007533A7">
        <w:trPr>
          <w:trHeight w:val="45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400DB8" w:rsidRDefault="007533A7" w:rsidP="00F63C0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…..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15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253006" w:rsidRDefault="007533A7" w:rsidP="00F63C02">
            <w:pPr>
              <w:jc w:val="both"/>
              <w:rPr>
                <w:sz w:val="26"/>
                <w:szCs w:val="26"/>
              </w:rPr>
            </w:pPr>
            <w:r w:rsidRPr="00253006">
              <w:rPr>
                <w:sz w:val="26"/>
                <w:szCs w:val="26"/>
              </w:rPr>
              <w:t>Всего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</w:tbl>
    <w:p w:rsidR="00685BB4" w:rsidRDefault="00685BB4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6D1E75" w:rsidRDefault="006D1E75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0C39AB" w:rsidRDefault="000C39AB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lastRenderedPageBreak/>
        <w:t>7</w:t>
      </w:r>
      <w:r w:rsidR="00A17536" w:rsidRPr="00D82C3F">
        <w:rPr>
          <w:rFonts w:eastAsia="Calibri"/>
          <w:b/>
          <w:sz w:val="26"/>
          <w:szCs w:val="26"/>
          <w:lang w:eastAsia="en-US"/>
        </w:rPr>
        <w:t>. Планируемый бюджет</w:t>
      </w:r>
      <w:r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</w:p>
    <w:p w:rsidR="006F170C" w:rsidRPr="001955EB" w:rsidRDefault="006F170C" w:rsidP="00D82C3F">
      <w:pPr>
        <w:widowControl w:val="0"/>
        <w:suppressAutoHyphens/>
        <w:ind w:right="57" w:firstLine="567"/>
        <w:jc w:val="both"/>
        <w:rPr>
          <w:sz w:val="12"/>
          <w:szCs w:val="12"/>
        </w:rPr>
      </w:pPr>
    </w:p>
    <w:p w:rsidR="00A17536" w:rsidRPr="00D82C3F" w:rsidRDefault="00A17536" w:rsidP="00D82C3F">
      <w:pPr>
        <w:widowControl w:val="0"/>
        <w:suppressAutoHyphens/>
        <w:ind w:right="57" w:firstLine="567"/>
        <w:jc w:val="both"/>
        <w:rPr>
          <w:sz w:val="26"/>
          <w:szCs w:val="26"/>
        </w:rPr>
      </w:pPr>
      <w:r w:rsidRPr="00D82C3F">
        <w:rPr>
          <w:sz w:val="26"/>
          <w:szCs w:val="26"/>
        </w:rPr>
        <w:t>Источники финансирования</w:t>
      </w:r>
      <w:r w:rsidR="00FF7FEE">
        <w:rPr>
          <w:sz w:val="26"/>
          <w:szCs w:val="26"/>
        </w:rPr>
        <w:t xml:space="preserve"> инвестиционного этапа</w:t>
      </w:r>
      <w:r w:rsidRPr="00D82C3F">
        <w:rPr>
          <w:sz w:val="26"/>
          <w:szCs w:val="26"/>
        </w:rPr>
        <w:t xml:space="preserve"> проекта.</w:t>
      </w:r>
    </w:p>
    <w:tbl>
      <w:tblPr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3686"/>
        <w:gridCol w:w="993"/>
        <w:gridCol w:w="850"/>
        <w:gridCol w:w="1134"/>
        <w:gridCol w:w="1276"/>
        <w:gridCol w:w="1134"/>
        <w:gridCol w:w="1134"/>
      </w:tblGrid>
      <w:tr w:rsidR="00A17536" w:rsidRPr="00D82C3F" w:rsidTr="00E92634">
        <w:trPr>
          <w:trHeight w:val="315"/>
          <w:tblHeader/>
          <w:jc w:val="center"/>
        </w:trPr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EE1748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A17536" w:rsidRPr="00D82C3F" w:rsidTr="00E92634">
        <w:trPr>
          <w:trHeight w:val="184"/>
          <w:tblHeader/>
          <w:jc w:val="center"/>
        </w:trPr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+3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+4 г</w:t>
            </w: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Бюджетные средства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Средства Концерна 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 том числе: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займы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Собственные средства ДО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Кредиты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</w:tbl>
    <w:p w:rsidR="00D82C3F" w:rsidRPr="001955EB" w:rsidRDefault="00D82C3F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6F170C" w:rsidRPr="002933F1" w:rsidRDefault="006F170C" w:rsidP="006F170C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 w:rsidRPr="002933F1">
        <w:rPr>
          <w:sz w:val="26"/>
          <w:szCs w:val="26"/>
        </w:rPr>
        <w:t>Источники</w:t>
      </w:r>
      <w:r>
        <w:rPr>
          <w:sz w:val="26"/>
          <w:szCs w:val="26"/>
        </w:rPr>
        <w:t xml:space="preserve"> финансирования освоения и выпуска продукции</w:t>
      </w:r>
    </w:p>
    <w:tbl>
      <w:tblPr>
        <w:tblW w:w="1063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3686"/>
        <w:gridCol w:w="993"/>
        <w:gridCol w:w="1134"/>
        <w:gridCol w:w="1275"/>
        <w:gridCol w:w="1276"/>
        <w:gridCol w:w="1134"/>
        <w:gridCol w:w="1132"/>
      </w:tblGrid>
      <w:tr w:rsidR="006F170C" w:rsidRPr="00186412" w:rsidTr="00E92634">
        <w:trPr>
          <w:trHeight w:val="315"/>
          <w:tblHeader/>
        </w:trPr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Источники </w:t>
            </w:r>
            <w:r>
              <w:rPr>
                <w:sz w:val="26"/>
                <w:szCs w:val="26"/>
              </w:rPr>
              <w:t>финансирования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Выручка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6F170C" w:rsidRPr="00186412" w:rsidTr="00E92634">
        <w:trPr>
          <w:trHeight w:val="184"/>
          <w:tblHeader/>
        </w:trPr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6F170C" w:rsidRPr="00186412" w:rsidTr="00E92634">
        <w:trPr>
          <w:trHeight w:val="34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371E9D" w:rsidRDefault="006F170C" w:rsidP="00E85B74">
            <w:pPr>
              <w:spacing w:line="240" w:lineRule="exact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Прогнозный портфель заказов</w:t>
            </w:r>
            <w:r w:rsidR="007533A7">
              <w:rPr>
                <w:sz w:val="26"/>
                <w:szCs w:val="26"/>
              </w:rPr>
              <w:t xml:space="preserve"> (с декомпозицией по потенциальным заказчиками</w:t>
            </w:r>
            <w:r w:rsidR="001A36AE">
              <w:rPr>
                <w:sz w:val="26"/>
                <w:szCs w:val="26"/>
              </w:rPr>
              <w:t>*</w:t>
            </w:r>
            <w:r w:rsidR="00770446">
              <w:rPr>
                <w:sz w:val="26"/>
                <w:szCs w:val="26"/>
              </w:rPr>
              <w:t>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E85B74" w:rsidRPr="00186412" w:rsidTr="00EB0752">
        <w:trPr>
          <w:trHeight w:val="348"/>
        </w:trPr>
        <w:tc>
          <w:tcPr>
            <w:tcW w:w="1063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85B74" w:rsidRPr="00201F5B" w:rsidRDefault="00E85B74" w:rsidP="004F03C8">
            <w:pPr>
              <w:spacing w:line="240" w:lineRule="exact"/>
              <w:ind w:firstLine="743"/>
              <w:jc w:val="both"/>
            </w:pPr>
            <w:r w:rsidRPr="00201F5B">
              <w:t>*</w:t>
            </w:r>
            <w:r w:rsidR="00201F5B">
              <w:t>П</w:t>
            </w:r>
            <w:r w:rsidR="00DE325C" w:rsidRPr="00201F5B">
              <w:t>ри</w:t>
            </w:r>
            <w:r w:rsidRPr="00201F5B">
              <w:t xml:space="preserve"> возможности предоставления указанной информации</w:t>
            </w:r>
            <w:r w:rsidR="004F03C8" w:rsidRPr="00E1023F">
              <w:t>.</w:t>
            </w:r>
          </w:p>
        </w:tc>
      </w:tr>
    </w:tbl>
    <w:p w:rsidR="004B79A1" w:rsidRPr="001955EB" w:rsidRDefault="004B79A1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A17536" w:rsidRPr="00D82C3F" w:rsidRDefault="00A17536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  <w:r w:rsidRPr="00D82C3F">
        <w:rPr>
          <w:sz w:val="26"/>
          <w:szCs w:val="26"/>
        </w:rPr>
        <w:t>Бюджет расходов инвестицион</w:t>
      </w:r>
      <w:r w:rsidR="00106D59">
        <w:rPr>
          <w:sz w:val="26"/>
          <w:szCs w:val="26"/>
        </w:rPr>
        <w:t>ного проекта (расходная часть).</w:t>
      </w:r>
    </w:p>
    <w:tbl>
      <w:tblPr>
        <w:tblW w:w="10359" w:type="dxa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993"/>
        <w:gridCol w:w="1139"/>
        <w:gridCol w:w="1134"/>
        <w:gridCol w:w="1276"/>
        <w:gridCol w:w="1276"/>
        <w:gridCol w:w="1281"/>
      </w:tblGrid>
      <w:tr w:rsidR="00E92634" w:rsidRPr="00D82C3F" w:rsidTr="00E92634">
        <w:trPr>
          <w:trHeight w:val="532"/>
          <w:tblHeader/>
          <w:jc w:val="center"/>
        </w:trPr>
        <w:tc>
          <w:tcPr>
            <w:tcW w:w="32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610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634" w:rsidRPr="00D82C3F" w:rsidRDefault="00E92634" w:rsidP="00EE1748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E92634" w:rsidRPr="00D82C3F" w:rsidTr="00E92634">
        <w:trPr>
          <w:trHeight w:val="128"/>
          <w:tblHeader/>
          <w:jc w:val="center"/>
        </w:trPr>
        <w:tc>
          <w:tcPr>
            <w:tcW w:w="32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+1г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+2г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+3г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+4г</w:t>
            </w: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Приобретение основных средств (оборудования, зданий, сооружений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Приобретение и создание нематериальных активов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6D1672" w:rsidP="00770446">
            <w:pPr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Прочие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</w:tbl>
    <w:p w:rsidR="0081429E" w:rsidRPr="001955EB" w:rsidRDefault="0081429E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6F170C" w:rsidRPr="00186412" w:rsidRDefault="006F170C" w:rsidP="006F170C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>
        <w:rPr>
          <w:sz w:val="26"/>
          <w:szCs w:val="26"/>
        </w:rPr>
        <w:t xml:space="preserve">Бюджет затрат на </w:t>
      </w:r>
      <w:r w:rsidR="001C41D6">
        <w:rPr>
          <w:sz w:val="26"/>
          <w:szCs w:val="26"/>
        </w:rPr>
        <w:t xml:space="preserve">этапе </w:t>
      </w:r>
      <w:r>
        <w:rPr>
          <w:sz w:val="26"/>
          <w:szCs w:val="26"/>
        </w:rPr>
        <w:t>освоени</w:t>
      </w:r>
      <w:r w:rsidR="001C41D6">
        <w:rPr>
          <w:sz w:val="26"/>
          <w:szCs w:val="26"/>
        </w:rPr>
        <w:t>я</w:t>
      </w:r>
      <w:r>
        <w:rPr>
          <w:sz w:val="26"/>
          <w:szCs w:val="26"/>
        </w:rPr>
        <w:t xml:space="preserve"> и </w:t>
      </w:r>
      <w:r w:rsidR="001C41D6">
        <w:rPr>
          <w:sz w:val="26"/>
          <w:szCs w:val="26"/>
        </w:rPr>
        <w:t xml:space="preserve"> реализации </w:t>
      </w:r>
      <w:r>
        <w:rPr>
          <w:sz w:val="26"/>
          <w:szCs w:val="26"/>
        </w:rPr>
        <w:t>продукции</w:t>
      </w:r>
    </w:p>
    <w:tbl>
      <w:tblPr>
        <w:tblW w:w="10219" w:type="dxa"/>
        <w:jc w:val="center"/>
        <w:tblLayout w:type="fixed"/>
        <w:tblLook w:val="04A0" w:firstRow="1" w:lastRow="0" w:firstColumn="1" w:lastColumn="0" w:noHBand="0" w:noVBand="1"/>
      </w:tblPr>
      <w:tblGrid>
        <w:gridCol w:w="3621"/>
        <w:gridCol w:w="993"/>
        <w:gridCol w:w="851"/>
        <w:gridCol w:w="1134"/>
        <w:gridCol w:w="1234"/>
        <w:gridCol w:w="1134"/>
        <w:gridCol w:w="1252"/>
      </w:tblGrid>
      <w:tr w:rsidR="006F170C" w:rsidRPr="00186412" w:rsidTr="001955EB">
        <w:trPr>
          <w:trHeight w:val="532"/>
          <w:tblHeader/>
          <w:jc w:val="center"/>
        </w:trPr>
        <w:tc>
          <w:tcPr>
            <w:tcW w:w="36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60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F170C" w:rsidRPr="00186412" w:rsidRDefault="006F170C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Себестоимость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6F170C" w:rsidRPr="00186412" w:rsidTr="001955EB">
        <w:trPr>
          <w:trHeight w:val="128"/>
          <w:tblHeader/>
          <w:jc w:val="center"/>
        </w:trPr>
        <w:tc>
          <w:tcPr>
            <w:tcW w:w="36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6F170C" w:rsidRPr="00186412" w:rsidTr="001955EB">
        <w:trPr>
          <w:trHeight w:val="315"/>
          <w:jc w:val="center"/>
        </w:trPr>
        <w:tc>
          <w:tcPr>
            <w:tcW w:w="362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371E9D" w:rsidRDefault="006F170C" w:rsidP="00D77F5E">
            <w:pPr>
              <w:widowControl w:val="0"/>
              <w:suppressAutoHyphens/>
              <w:spacing w:line="235" w:lineRule="auto"/>
              <w:ind w:left="57" w:right="57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Расчет себестоимости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6F170C" w:rsidRDefault="006F170C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</w:p>
    <w:p w:rsidR="0081429E" w:rsidRDefault="00766462" w:rsidP="006D1E75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8</w:t>
      </w:r>
      <w:r w:rsidR="00A17536" w:rsidRPr="00D82C3F">
        <w:rPr>
          <w:b/>
          <w:sz w:val="26"/>
          <w:szCs w:val="26"/>
        </w:rPr>
        <w:t xml:space="preserve">. Сроки подготовки паспорта и </w:t>
      </w:r>
      <w:r>
        <w:rPr>
          <w:b/>
          <w:sz w:val="26"/>
          <w:szCs w:val="26"/>
        </w:rPr>
        <w:t>технико-экономического обоснования</w:t>
      </w:r>
      <w:r w:rsidR="00A17536" w:rsidRPr="00D82C3F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инвестиционного </w:t>
      </w:r>
      <w:r w:rsidR="00A17536" w:rsidRPr="00D82C3F">
        <w:rPr>
          <w:b/>
          <w:sz w:val="26"/>
          <w:szCs w:val="26"/>
        </w:rPr>
        <w:t>проекта</w:t>
      </w:r>
      <w:r w:rsidR="0081429E">
        <w:rPr>
          <w:b/>
          <w:sz w:val="26"/>
          <w:szCs w:val="26"/>
        </w:rPr>
        <w:br w:type="page"/>
      </w:r>
    </w:p>
    <w:p w:rsidR="00116023" w:rsidRPr="007A522B" w:rsidRDefault="00116023" w:rsidP="0011602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Г</w:t>
      </w:r>
    </w:p>
    <w:p w:rsidR="00116023" w:rsidRPr="007A522B" w:rsidRDefault="00116023" w:rsidP="0011602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(обязательное)</w:t>
      </w:r>
    </w:p>
    <w:p w:rsidR="00BF71F8" w:rsidRDefault="00BF71F8" w:rsidP="00116023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116023" w:rsidRPr="00D82C3F" w:rsidRDefault="00C37179" w:rsidP="00116023">
      <w:pPr>
        <w:jc w:val="center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Форма п</w:t>
      </w:r>
      <w:r w:rsidR="00116023" w:rsidRPr="00116023">
        <w:rPr>
          <w:rFonts w:eastAsia="Calibri"/>
          <w:b/>
          <w:sz w:val="26"/>
          <w:szCs w:val="26"/>
          <w:lang w:eastAsia="en-US"/>
        </w:rPr>
        <w:t>аспорт</w:t>
      </w:r>
      <w:r>
        <w:rPr>
          <w:rFonts w:eastAsia="Calibri"/>
          <w:b/>
          <w:sz w:val="26"/>
          <w:szCs w:val="26"/>
          <w:lang w:eastAsia="en-US"/>
        </w:rPr>
        <w:t>а</w:t>
      </w:r>
      <w:r w:rsidR="00116023" w:rsidRPr="00116023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</w:p>
    <w:p w:rsidR="00116023" w:rsidRPr="00AA0E58" w:rsidRDefault="00116023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  <w:r w:rsidRPr="00AA0E58">
        <w:rPr>
          <w:sz w:val="26"/>
          <w:szCs w:val="26"/>
        </w:rPr>
        <w:t>У</w:t>
      </w:r>
      <w:r w:rsidR="00E50E10">
        <w:rPr>
          <w:sz w:val="26"/>
          <w:szCs w:val="26"/>
        </w:rPr>
        <w:t>ТВЕРЖДАЮ</w:t>
      </w:r>
      <w:r w:rsidRPr="00AA0E58">
        <w:rPr>
          <w:sz w:val="26"/>
          <w:szCs w:val="26"/>
        </w:rPr>
        <w:t xml:space="preserve"> </w:t>
      </w:r>
    </w:p>
    <w:p w:rsidR="00116023" w:rsidRPr="00AA0E58" w:rsidRDefault="00A03C49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  <w:r>
        <w:rPr>
          <w:sz w:val="26"/>
          <w:szCs w:val="26"/>
        </w:rPr>
        <w:t>Уполномоченный р</w:t>
      </w:r>
      <w:r w:rsidR="0081429E">
        <w:rPr>
          <w:sz w:val="26"/>
          <w:szCs w:val="26"/>
        </w:rPr>
        <w:t>уководитель</w:t>
      </w:r>
      <w:r>
        <w:rPr>
          <w:sz w:val="26"/>
          <w:szCs w:val="26"/>
        </w:rPr>
        <w:t xml:space="preserve"> дочернего общества</w:t>
      </w:r>
      <w:r w:rsidR="0081429E">
        <w:rPr>
          <w:sz w:val="26"/>
          <w:szCs w:val="26"/>
        </w:rPr>
        <w:t xml:space="preserve"> 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509"/>
      </w:tblGrid>
      <w:tr w:rsidR="00116023" w:rsidRPr="00693485" w:rsidTr="004D4107">
        <w:trPr>
          <w:jc w:val="right"/>
        </w:trPr>
        <w:tc>
          <w:tcPr>
            <w:tcW w:w="3509" w:type="dxa"/>
            <w:shd w:val="clear" w:color="auto" w:fill="auto"/>
          </w:tcPr>
          <w:p w:rsidR="00116023" w:rsidRPr="00693485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_____________________</w:t>
            </w:r>
          </w:p>
          <w:p w:rsidR="00116023" w:rsidRPr="00693485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"__" ________ 20</w:t>
            </w:r>
            <w:r>
              <w:rPr>
                <w:sz w:val="26"/>
                <w:szCs w:val="26"/>
              </w:rPr>
              <w:t>__</w:t>
            </w:r>
            <w:r w:rsidRPr="00693485">
              <w:rPr>
                <w:sz w:val="26"/>
                <w:szCs w:val="26"/>
              </w:rPr>
              <w:t xml:space="preserve"> г.</w:t>
            </w:r>
          </w:p>
        </w:tc>
      </w:tr>
    </w:tbl>
    <w:p w:rsidR="00116023" w:rsidRPr="00AA0E58" w:rsidRDefault="00116023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jc w:val="center"/>
        <w:rPr>
          <w:b/>
          <w:sz w:val="26"/>
          <w:szCs w:val="26"/>
        </w:rPr>
      </w:pPr>
      <w:r w:rsidRPr="00AA0E58">
        <w:rPr>
          <w:b/>
          <w:sz w:val="26"/>
          <w:szCs w:val="26"/>
        </w:rPr>
        <w:t>ПАСПОРТ ИНВЕСТИЦИОННОГО ПРОЕКТА</w:t>
      </w:r>
    </w:p>
    <w:p w:rsidR="00116023" w:rsidRPr="00AA0E58" w:rsidRDefault="00116023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jc w:val="center"/>
        <w:rPr>
          <w:sz w:val="26"/>
          <w:szCs w:val="26"/>
        </w:rPr>
      </w:pPr>
      <w:r w:rsidRPr="00AA0E58">
        <w:rPr>
          <w:sz w:val="26"/>
          <w:szCs w:val="26"/>
        </w:rPr>
        <w:t xml:space="preserve">Наименование </w:t>
      </w:r>
      <w:r w:rsidR="00A03C49"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</w:p>
    <w:p w:rsidR="00913179" w:rsidRPr="00AA0E58" w:rsidRDefault="00913179" w:rsidP="00116023">
      <w:pPr>
        <w:autoSpaceDE w:val="0"/>
        <w:autoSpaceDN w:val="0"/>
        <w:adjustRightInd w:val="0"/>
        <w:jc w:val="center"/>
        <w:rPr>
          <w:sz w:val="26"/>
          <w:szCs w:val="26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2942"/>
      </w:tblGrid>
      <w:tr w:rsidR="00116023" w:rsidRPr="00693485" w:rsidTr="00C02B16">
        <w:trPr>
          <w:jc w:val="right"/>
        </w:trPr>
        <w:tc>
          <w:tcPr>
            <w:tcW w:w="2942" w:type="dxa"/>
            <w:shd w:val="clear" w:color="auto" w:fill="auto"/>
          </w:tcPr>
          <w:p w:rsidR="00116023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СОГЛАСОВАНО</w:t>
            </w:r>
          </w:p>
          <w:p w:rsidR="0081429E" w:rsidRPr="00693485" w:rsidRDefault="0081429E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проекта</w:t>
            </w:r>
          </w:p>
          <w:p w:rsidR="00116023" w:rsidRPr="00693485" w:rsidRDefault="00116023" w:rsidP="00C02B16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__________________</w:t>
            </w:r>
          </w:p>
        </w:tc>
      </w:tr>
    </w:tbl>
    <w:p w:rsidR="00913179" w:rsidRPr="00AA0E58" w:rsidRDefault="00913179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Pr="00F321B1" w:rsidRDefault="00116023" w:rsidP="00116023">
      <w:pPr>
        <w:jc w:val="center"/>
      </w:pPr>
      <w:r w:rsidRPr="00F321B1">
        <w:t>НАЗНАЧЕНИЕ ПАСПОРТА</w:t>
      </w:r>
    </w:p>
    <w:p w:rsidR="00D1487D" w:rsidRDefault="00D1487D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 xml:space="preserve">Паспорт используется для формирования системы управления </w:t>
      </w:r>
      <w:r>
        <w:rPr>
          <w:sz w:val="26"/>
          <w:szCs w:val="26"/>
        </w:rPr>
        <w:t>инвестиционной деятельности</w:t>
      </w:r>
      <w:r w:rsidRPr="00AA0E58">
        <w:rPr>
          <w:sz w:val="26"/>
          <w:szCs w:val="26"/>
        </w:rPr>
        <w:t>.</w:t>
      </w:r>
      <w:r w:rsidR="00262E31">
        <w:rPr>
          <w:sz w:val="26"/>
          <w:szCs w:val="26"/>
        </w:rPr>
        <w:t xml:space="preserve"> </w:t>
      </w:r>
      <w:r w:rsidRPr="00AA0E58">
        <w:rPr>
          <w:sz w:val="26"/>
          <w:szCs w:val="26"/>
        </w:rPr>
        <w:t xml:space="preserve">Актуализация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 xml:space="preserve">аспорта проводится ежегодно по результатам </w:t>
      </w:r>
      <w:r>
        <w:rPr>
          <w:sz w:val="26"/>
          <w:szCs w:val="26"/>
        </w:rPr>
        <w:t>актуализации п</w:t>
      </w:r>
      <w:r w:rsidRPr="00AA0E58">
        <w:rPr>
          <w:sz w:val="26"/>
          <w:szCs w:val="26"/>
        </w:rPr>
        <w:t>роекта. О</w:t>
      </w:r>
      <w:r>
        <w:rPr>
          <w:sz w:val="26"/>
          <w:szCs w:val="26"/>
        </w:rPr>
        <w:t>тветственность за актуализацию п</w:t>
      </w:r>
      <w:r w:rsidRPr="00AA0E58">
        <w:rPr>
          <w:sz w:val="26"/>
          <w:szCs w:val="26"/>
        </w:rPr>
        <w:t>аспор</w:t>
      </w:r>
      <w:r>
        <w:rPr>
          <w:sz w:val="26"/>
          <w:szCs w:val="26"/>
        </w:rPr>
        <w:t>та возлагается на руководителя п</w:t>
      </w:r>
      <w:r w:rsidRPr="00AA0E58">
        <w:rPr>
          <w:sz w:val="26"/>
          <w:szCs w:val="26"/>
        </w:rPr>
        <w:t>роекта.</w:t>
      </w:r>
    </w:p>
    <w:p w:rsidR="00116023" w:rsidRDefault="00116023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Pr="009217AA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8B1257" w:rsidRDefault="00116023" w:rsidP="00116023">
      <w:pPr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1. ОБЩИЕ СВЕДЕНИЯ</w:t>
      </w:r>
    </w:p>
    <w:p w:rsidR="00116023" w:rsidRPr="009217AA" w:rsidRDefault="00116023" w:rsidP="00116023">
      <w:pPr>
        <w:autoSpaceDE w:val="0"/>
        <w:autoSpaceDN w:val="0"/>
        <w:adjustRightInd w:val="0"/>
        <w:jc w:val="center"/>
        <w:rPr>
          <w:sz w:val="16"/>
          <w:szCs w:val="16"/>
        </w:rPr>
      </w:pPr>
    </w:p>
    <w:tbl>
      <w:tblPr>
        <w:tblW w:w="9852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53"/>
        <w:gridCol w:w="5599"/>
      </w:tblGrid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Характеристика проекта*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D6094F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  <w:u w:val="single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E17DC9">
              <w:rPr>
                <w:sz w:val="26"/>
                <w:szCs w:val="26"/>
              </w:rPr>
              <w:t>Связь проекта со стратегическими документами Концерна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84372B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 xml:space="preserve">Руководитель </w:t>
            </w:r>
            <w:r>
              <w:rPr>
                <w:sz w:val="26"/>
                <w:szCs w:val="26"/>
              </w:rPr>
              <w:t>проекта</w:t>
            </w:r>
            <w:r w:rsidRPr="00AA0E58">
              <w:rPr>
                <w:sz w:val="26"/>
                <w:szCs w:val="26"/>
              </w:rPr>
              <w:t xml:space="preserve"> 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Общий объем инвестиций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D6094F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  <w:u w:val="single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Сроки реализации п</w:t>
            </w:r>
            <w:r w:rsidRPr="00AA0E58">
              <w:rPr>
                <w:sz w:val="26"/>
                <w:szCs w:val="26"/>
              </w:rPr>
              <w:t>роекта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60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Основные рабочие документы по п</w:t>
            </w:r>
            <w:r w:rsidRPr="00AA0E58">
              <w:rPr>
                <w:sz w:val="26"/>
                <w:szCs w:val="26"/>
              </w:rPr>
              <w:t xml:space="preserve">роекту 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ТЭО ИП,</w:t>
            </w:r>
            <w:r w:rsidRPr="000405E9">
              <w:rPr>
                <w:sz w:val="26"/>
                <w:szCs w:val="26"/>
              </w:rPr>
              <w:t xml:space="preserve"> </w:t>
            </w:r>
            <w:r w:rsidRPr="00AA0E58">
              <w:rPr>
                <w:sz w:val="26"/>
                <w:szCs w:val="26"/>
              </w:rPr>
              <w:t>обосновывающие материалы</w:t>
            </w:r>
            <w:r>
              <w:rPr>
                <w:sz w:val="26"/>
                <w:szCs w:val="26"/>
              </w:rPr>
              <w:t xml:space="preserve">, </w:t>
            </w:r>
            <w:r w:rsidRPr="00AA0E58">
              <w:rPr>
                <w:sz w:val="26"/>
                <w:szCs w:val="26"/>
              </w:rPr>
              <w:t xml:space="preserve">календарный </w:t>
            </w:r>
            <w:r>
              <w:rPr>
                <w:sz w:val="26"/>
                <w:szCs w:val="26"/>
              </w:rPr>
              <w:t>план, бюджет проекта</w:t>
            </w:r>
            <w:r w:rsidRPr="00AA0E58">
              <w:rPr>
                <w:sz w:val="26"/>
                <w:szCs w:val="26"/>
              </w:rPr>
              <w:t xml:space="preserve">  </w:t>
            </w:r>
          </w:p>
        </w:tc>
      </w:tr>
      <w:tr w:rsidR="008B1257" w:rsidRPr="00AA0E58" w:rsidTr="00446EFB">
        <w:trPr>
          <w:cantSplit/>
          <w:trHeight w:val="275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Документ**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600"/>
          <w:jc w:val="center"/>
        </w:trPr>
        <w:tc>
          <w:tcPr>
            <w:tcW w:w="985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C02B16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 Характеристика проекта указывается в соответствии с приложением Е.</w:t>
            </w:r>
          </w:p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C02B16">
              <w:rPr>
                <w:sz w:val="22"/>
                <w:szCs w:val="22"/>
              </w:rPr>
              <w:t>** Номер редакции паспорта ИП («редакция __», дата подготовки документа.</w:t>
            </w:r>
          </w:p>
        </w:tc>
      </w:tr>
    </w:tbl>
    <w:p w:rsidR="005E7FA0" w:rsidRDefault="005E7FA0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AA0E58">
        <w:rPr>
          <w:sz w:val="26"/>
          <w:szCs w:val="26"/>
        </w:rPr>
        <w:t>. ОПИСАНИЕ ПРОЕКТА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2.1</w:t>
      </w:r>
      <w:r w:rsidR="004F03C8" w:rsidRPr="00F852DF">
        <w:rPr>
          <w:sz w:val="26"/>
          <w:szCs w:val="26"/>
        </w:rPr>
        <w:t>.</w:t>
      </w:r>
      <w:r>
        <w:rPr>
          <w:sz w:val="26"/>
          <w:szCs w:val="26"/>
        </w:rPr>
        <w:t xml:space="preserve"> Необходимость реализации п</w:t>
      </w:r>
      <w:r w:rsidRPr="00AA0E58">
        <w:rPr>
          <w:sz w:val="26"/>
          <w:szCs w:val="26"/>
        </w:rPr>
        <w:t>роекта определяется следующими факторами: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________________________;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________________________.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8E73DC" w:rsidRPr="00AA0E58" w:rsidRDefault="008E73DC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</w:t>
      </w:r>
      <w:r w:rsidRPr="00AA0E58">
        <w:rPr>
          <w:sz w:val="26"/>
          <w:szCs w:val="26"/>
        </w:rPr>
        <w:t>.</w:t>
      </w:r>
      <w:r>
        <w:rPr>
          <w:sz w:val="26"/>
          <w:szCs w:val="26"/>
        </w:rPr>
        <w:t>2</w:t>
      </w:r>
      <w:r w:rsidR="004F03C8" w:rsidRPr="00F852DF">
        <w:rPr>
          <w:sz w:val="26"/>
          <w:szCs w:val="26"/>
        </w:rPr>
        <w:t>.</w:t>
      </w:r>
      <w:r w:rsidRPr="00AA0E58">
        <w:rPr>
          <w:sz w:val="26"/>
          <w:szCs w:val="26"/>
        </w:rPr>
        <w:t xml:space="preserve"> Цели</w:t>
      </w:r>
      <w:r>
        <w:rPr>
          <w:sz w:val="26"/>
          <w:szCs w:val="26"/>
        </w:rPr>
        <w:t xml:space="preserve"> реализации</w:t>
      </w:r>
      <w:r w:rsidRPr="00AA0E58">
        <w:rPr>
          <w:sz w:val="26"/>
          <w:szCs w:val="26"/>
        </w:rPr>
        <w:t xml:space="preserve">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  <w:r>
        <w:rPr>
          <w:sz w:val="26"/>
          <w:szCs w:val="26"/>
        </w:rPr>
        <w:t>: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AA0E58">
        <w:rPr>
          <w:sz w:val="26"/>
          <w:szCs w:val="26"/>
        </w:rPr>
        <w:t>________</w:t>
      </w:r>
      <w:r>
        <w:rPr>
          <w:sz w:val="26"/>
          <w:szCs w:val="26"/>
        </w:rPr>
        <w:t>____</w:t>
      </w:r>
      <w:r w:rsidRPr="00AA0E58">
        <w:rPr>
          <w:sz w:val="26"/>
          <w:szCs w:val="26"/>
        </w:rPr>
        <w:t>_____________</w:t>
      </w:r>
      <w:r>
        <w:rPr>
          <w:sz w:val="26"/>
          <w:szCs w:val="26"/>
        </w:rPr>
        <w:t>;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AA0E58">
        <w:rPr>
          <w:sz w:val="26"/>
          <w:szCs w:val="26"/>
        </w:rPr>
        <w:t>____________</w:t>
      </w:r>
      <w:r>
        <w:rPr>
          <w:sz w:val="26"/>
          <w:szCs w:val="26"/>
        </w:rPr>
        <w:t>____</w:t>
      </w:r>
      <w:r w:rsidRPr="00AA0E58">
        <w:rPr>
          <w:sz w:val="26"/>
          <w:szCs w:val="26"/>
        </w:rPr>
        <w:t>_________</w:t>
      </w:r>
      <w:r>
        <w:rPr>
          <w:sz w:val="26"/>
          <w:szCs w:val="26"/>
        </w:rPr>
        <w:t>.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2.3</w:t>
      </w:r>
      <w:r w:rsidR="004F03C8" w:rsidRPr="00F852DF">
        <w:rPr>
          <w:sz w:val="26"/>
          <w:szCs w:val="26"/>
        </w:rPr>
        <w:t>.</w:t>
      </w:r>
      <w:r w:rsidRPr="003C02E0">
        <w:rPr>
          <w:b/>
          <w:sz w:val="26"/>
          <w:szCs w:val="26"/>
        </w:rPr>
        <w:t xml:space="preserve"> </w:t>
      </w:r>
      <w:r w:rsidRPr="003C02E0">
        <w:rPr>
          <w:sz w:val="26"/>
          <w:szCs w:val="26"/>
        </w:rPr>
        <w:t>Место размещения и строительная площадка</w:t>
      </w:r>
      <w:r>
        <w:rPr>
          <w:sz w:val="26"/>
          <w:szCs w:val="26"/>
        </w:rPr>
        <w:t>:______________________</w:t>
      </w:r>
    </w:p>
    <w:p w:rsidR="00116023" w:rsidRPr="003C02E0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2.4</w:t>
      </w:r>
      <w:r w:rsidR="004F03C8" w:rsidRPr="00F852DF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Pr="00AA0E58">
        <w:rPr>
          <w:sz w:val="26"/>
          <w:szCs w:val="26"/>
        </w:rPr>
        <w:t xml:space="preserve">Текущее состояние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На</w:t>
      </w:r>
      <w:r w:rsidR="00E50E10">
        <w:rPr>
          <w:sz w:val="26"/>
          <w:szCs w:val="26"/>
        </w:rPr>
        <w:t xml:space="preserve"> дату</w:t>
      </w:r>
      <w:r w:rsidRPr="00AA0E58">
        <w:rPr>
          <w:sz w:val="26"/>
          <w:szCs w:val="26"/>
        </w:rPr>
        <w:t xml:space="preserve"> _________________ по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роекту выполнены следующие работы: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________________________;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________________________.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Освоение составило: ____________________________ руб.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Прочее __________________________________________________________.</w:t>
      </w:r>
    </w:p>
    <w:p w:rsidR="005939FB" w:rsidRDefault="005939FB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5939FB" w:rsidRPr="00AA0E58" w:rsidRDefault="005939FB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5D0192" w:rsidRDefault="00116023" w:rsidP="00116023">
      <w:pPr>
        <w:jc w:val="center"/>
        <w:rPr>
          <w:sz w:val="26"/>
          <w:szCs w:val="26"/>
        </w:rPr>
      </w:pPr>
      <w:r w:rsidRPr="005D0192">
        <w:rPr>
          <w:sz w:val="26"/>
          <w:szCs w:val="26"/>
        </w:rPr>
        <w:t>3. ПЛАНИРУЕМЫЕ РЕЗУЛЬТАТЫ ПРОЕКТА</w:t>
      </w:r>
    </w:p>
    <w:p w:rsidR="00116023" w:rsidRDefault="00116023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Default="00073328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3.1. Цели и КПЭ п</w:t>
      </w:r>
      <w:r w:rsidR="00116023">
        <w:rPr>
          <w:sz w:val="26"/>
          <w:szCs w:val="26"/>
        </w:rPr>
        <w:t>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2"/>
        <w:gridCol w:w="1843"/>
        <w:gridCol w:w="2254"/>
        <w:gridCol w:w="1607"/>
      </w:tblGrid>
      <w:tr w:rsidR="00116023" w:rsidRPr="00322C67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2B3662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116023" w:rsidRPr="00322C67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 w:rsidRPr="00322C67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116023" w:rsidRPr="00322C67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 w:rsidRPr="00322C67">
              <w:rPr>
                <w:sz w:val="26"/>
                <w:szCs w:val="26"/>
              </w:rPr>
              <w:t>КПЭ2</w:t>
            </w:r>
          </w:p>
        </w:tc>
        <w:tc>
          <w:tcPr>
            <w:tcW w:w="1607" w:type="dxa"/>
            <w:shd w:val="clear" w:color="auto" w:fill="auto"/>
          </w:tcPr>
          <w:p w:rsidR="00116023" w:rsidRPr="0049279B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  <w:lang w:val="en-US"/>
              </w:rPr>
            </w:pPr>
            <w:r w:rsidRPr="00322C67">
              <w:rPr>
                <w:sz w:val="26"/>
                <w:szCs w:val="26"/>
              </w:rPr>
              <w:t xml:space="preserve">КПЭ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Цель проекта 1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  <w:r w:rsidRPr="00B86188">
              <w:rPr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49279B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Цель проекта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</w:tbl>
    <w:p w:rsidR="00116023" w:rsidRPr="008630A8" w:rsidRDefault="00116023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AA0E58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4. ОСНОВНЫЕ ЭТАПЫ ПРОЕКТА</w:t>
      </w:r>
    </w:p>
    <w:tbl>
      <w:tblPr>
        <w:tblW w:w="9736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44"/>
        <w:gridCol w:w="2126"/>
        <w:gridCol w:w="2127"/>
        <w:gridCol w:w="2339"/>
      </w:tblGrid>
      <w:tr w:rsidR="00E50E10" w:rsidRPr="00AA0E58" w:rsidTr="00141F74">
        <w:trPr>
          <w:cantSplit/>
          <w:trHeight w:val="24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этапа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</w:t>
            </w:r>
            <w:r w:rsidRPr="00AA0E58">
              <w:rPr>
                <w:sz w:val="26"/>
                <w:szCs w:val="26"/>
              </w:rPr>
              <w:t>езультат этапа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49279B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Инвестиционные затраты этапа</w:t>
            </w: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Срок исполнения</w:t>
            </w: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</w:tbl>
    <w:p w:rsidR="008C0E39" w:rsidRPr="008630A8" w:rsidRDefault="008C0E39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AA0E58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5. УЧАСТНИКИ ПРОЕКТА</w:t>
      </w:r>
    </w:p>
    <w:tbl>
      <w:tblPr>
        <w:tblW w:w="9781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4"/>
        <w:gridCol w:w="2835"/>
        <w:gridCol w:w="1984"/>
        <w:gridCol w:w="2268"/>
      </w:tblGrid>
      <w:tr w:rsidR="00116023" w:rsidRPr="00AA0E58" w:rsidTr="008C0E39">
        <w:trPr>
          <w:cantSplit/>
          <w:trHeight w:val="36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Проектная роль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Подразделение</w:t>
            </w:r>
            <w:r>
              <w:rPr>
                <w:sz w:val="26"/>
                <w:szCs w:val="26"/>
              </w:rPr>
              <w:t xml:space="preserve">, организация, </w:t>
            </w:r>
            <w:r w:rsidRPr="00AA0E58">
              <w:rPr>
                <w:sz w:val="26"/>
                <w:szCs w:val="26"/>
              </w:rPr>
              <w:t>должность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Зона ответственности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 xml:space="preserve">Ф.И.О.    </w:t>
            </w:r>
            <w:r w:rsidRPr="00AA0E58">
              <w:rPr>
                <w:sz w:val="26"/>
                <w:szCs w:val="26"/>
              </w:rPr>
              <w:br/>
              <w:t>ответственного</w:t>
            </w: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</w:t>
            </w:r>
            <w:r w:rsidRPr="00AA0E58">
              <w:rPr>
                <w:sz w:val="26"/>
                <w:szCs w:val="26"/>
              </w:rPr>
              <w:t>роектного офиса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8B1257" w:rsidRDefault="00116023" w:rsidP="008B1257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 w:rsidRPr="00AA0E58">
              <w:rPr>
                <w:sz w:val="26"/>
                <w:szCs w:val="26"/>
              </w:rPr>
              <w:t xml:space="preserve">Подрядчик </w:t>
            </w:r>
            <w:r w:rsidR="008B1257">
              <w:rPr>
                <w:sz w:val="26"/>
                <w:szCs w:val="26"/>
                <w:lang w:val="en-US"/>
              </w:rPr>
              <w:t>… N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8B1257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Соисполнитель</w:t>
            </w:r>
            <w:r w:rsidR="008B1257">
              <w:rPr>
                <w:sz w:val="26"/>
                <w:szCs w:val="26"/>
                <w:lang w:val="en-US"/>
              </w:rPr>
              <w:t xml:space="preserve"> … N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</w:tbl>
    <w:p w:rsidR="002445A7" w:rsidRDefault="002445A7" w:rsidP="00116023">
      <w:pPr>
        <w:spacing w:after="240"/>
        <w:jc w:val="center"/>
        <w:rPr>
          <w:sz w:val="26"/>
          <w:szCs w:val="26"/>
          <w:lang w:val="en-US"/>
        </w:rPr>
      </w:pPr>
    </w:p>
    <w:p w:rsidR="00F852DF" w:rsidRPr="00F852DF" w:rsidRDefault="00F852DF" w:rsidP="00116023">
      <w:pPr>
        <w:spacing w:after="240"/>
        <w:jc w:val="center"/>
        <w:rPr>
          <w:sz w:val="26"/>
          <w:szCs w:val="26"/>
          <w:lang w:val="en-US"/>
        </w:rPr>
      </w:pPr>
    </w:p>
    <w:p w:rsidR="00116023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6. БЮДЖЕТ ПРОЕКТА</w:t>
      </w:r>
    </w:p>
    <w:p w:rsidR="00116023" w:rsidRPr="003F423B" w:rsidRDefault="005D0192" w:rsidP="005D0192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5D0192">
        <w:rPr>
          <w:sz w:val="26"/>
          <w:szCs w:val="26"/>
        </w:rPr>
        <w:t xml:space="preserve">6.1. </w:t>
      </w:r>
      <w:r w:rsidR="00116023" w:rsidRPr="005D0192">
        <w:rPr>
          <w:sz w:val="26"/>
          <w:szCs w:val="26"/>
        </w:rPr>
        <w:t>Источники финансирования проекта</w:t>
      </w:r>
    </w:p>
    <w:tbl>
      <w:tblPr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2694"/>
        <w:gridCol w:w="992"/>
        <w:gridCol w:w="1276"/>
        <w:gridCol w:w="1275"/>
        <w:gridCol w:w="1276"/>
        <w:gridCol w:w="1134"/>
        <w:gridCol w:w="1276"/>
      </w:tblGrid>
      <w:tr w:rsidR="00116023" w:rsidRPr="007430C3" w:rsidTr="008C0E39">
        <w:trPr>
          <w:trHeight w:val="315"/>
          <w:tblHeader/>
          <w:jc w:val="center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Всего</w:t>
            </w:r>
          </w:p>
        </w:tc>
        <w:tc>
          <w:tcPr>
            <w:tcW w:w="6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116023" w:rsidRPr="007430C3" w:rsidTr="008C0E39">
        <w:trPr>
          <w:trHeight w:val="184"/>
          <w:tblHeader/>
          <w:jc w:val="center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+1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+2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+3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+4 г</w:t>
            </w: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 xml:space="preserve">Бюджетные </w:t>
            </w:r>
            <w:r>
              <w:rPr>
                <w:sz w:val="26"/>
                <w:szCs w:val="26"/>
              </w:rPr>
              <w:t>средства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Средства </w:t>
            </w:r>
            <w:r w:rsidRPr="007430C3">
              <w:rPr>
                <w:sz w:val="26"/>
                <w:szCs w:val="26"/>
              </w:rPr>
              <w:t>Концерн</w:t>
            </w:r>
            <w:r>
              <w:rPr>
                <w:sz w:val="26"/>
                <w:szCs w:val="26"/>
              </w:rPr>
              <w:t>а</w:t>
            </w:r>
            <w:r w:rsidRPr="007430C3">
              <w:rPr>
                <w:sz w:val="26"/>
                <w:szCs w:val="26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 том числе: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займы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F21F15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F21F15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Собственные</w:t>
            </w:r>
            <w:r>
              <w:rPr>
                <w:sz w:val="26"/>
                <w:szCs w:val="26"/>
              </w:rPr>
              <w:t xml:space="preserve"> средства</w:t>
            </w:r>
            <w:r w:rsidRPr="007430C3">
              <w:rPr>
                <w:sz w:val="26"/>
                <w:szCs w:val="26"/>
              </w:rPr>
              <w:t xml:space="preserve"> ДО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Кредиты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Всего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116023" w:rsidRPr="005D0192" w:rsidRDefault="005F7203" w:rsidP="00B843B8">
      <w:pPr>
        <w:spacing w:before="240"/>
        <w:ind w:left="360"/>
        <w:rPr>
          <w:sz w:val="26"/>
          <w:szCs w:val="26"/>
        </w:rPr>
      </w:pPr>
      <w:r w:rsidRPr="005D0192">
        <w:rPr>
          <w:sz w:val="26"/>
          <w:szCs w:val="26"/>
        </w:rPr>
        <w:t xml:space="preserve">6.2 </w:t>
      </w:r>
      <w:r w:rsidR="00116023" w:rsidRPr="005D0192">
        <w:rPr>
          <w:sz w:val="26"/>
          <w:szCs w:val="26"/>
        </w:rPr>
        <w:t>Бюджет расходов инвестиционного проекта</w:t>
      </w:r>
    </w:p>
    <w:tbl>
      <w:tblPr>
        <w:tblW w:w="9706" w:type="dxa"/>
        <w:jc w:val="center"/>
        <w:tblLayout w:type="fixed"/>
        <w:tblLook w:val="04A0" w:firstRow="1" w:lastRow="0" w:firstColumn="1" w:lastColumn="0" w:noHBand="0" w:noVBand="1"/>
      </w:tblPr>
      <w:tblGrid>
        <w:gridCol w:w="2926"/>
        <w:gridCol w:w="992"/>
        <w:gridCol w:w="1152"/>
        <w:gridCol w:w="1134"/>
        <w:gridCol w:w="1234"/>
        <w:gridCol w:w="1134"/>
        <w:gridCol w:w="1134"/>
      </w:tblGrid>
      <w:tr w:rsidR="001C2D9F" w:rsidRPr="00725DB1" w:rsidTr="001C2D9F">
        <w:trPr>
          <w:trHeight w:val="532"/>
          <w:tblHeader/>
          <w:jc w:val="center"/>
        </w:trPr>
        <w:tc>
          <w:tcPr>
            <w:tcW w:w="29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Всего</w:t>
            </w:r>
          </w:p>
        </w:tc>
        <w:tc>
          <w:tcPr>
            <w:tcW w:w="5788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2D9F" w:rsidRPr="00725DB1" w:rsidRDefault="001C2D9F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1C2D9F" w:rsidRPr="00725DB1" w:rsidTr="001C2D9F">
        <w:trPr>
          <w:trHeight w:val="128"/>
          <w:tblHeader/>
          <w:jc w:val="center"/>
        </w:trPr>
        <w:tc>
          <w:tcPr>
            <w:tcW w:w="29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+2</w:t>
            </w:r>
            <w:r w:rsidRPr="00725DB1">
              <w:rPr>
                <w:sz w:val="26"/>
                <w:szCs w:val="26"/>
                <w:lang w:val="en-US"/>
              </w:rPr>
              <w:t xml:space="preserve"> </w:t>
            </w:r>
            <w:r w:rsidRPr="00725DB1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+3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+4</w:t>
            </w:r>
            <w:r>
              <w:rPr>
                <w:sz w:val="26"/>
                <w:szCs w:val="26"/>
              </w:rPr>
              <w:t xml:space="preserve"> г</w:t>
            </w: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DB111F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Приобретение </w:t>
            </w:r>
            <w:r>
              <w:rPr>
                <w:sz w:val="26"/>
                <w:szCs w:val="26"/>
              </w:rPr>
              <w:t>основных средств (оборудования, зданий, сооружений и т.д.)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Приобретение </w:t>
            </w:r>
            <w:r>
              <w:rPr>
                <w:sz w:val="26"/>
                <w:szCs w:val="26"/>
              </w:rPr>
              <w:t xml:space="preserve">и </w:t>
            </w:r>
            <w:r w:rsidRPr="00725DB1">
              <w:rPr>
                <w:sz w:val="26"/>
                <w:szCs w:val="26"/>
              </w:rPr>
              <w:t>создание нематериальных активов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BF54D7" w:rsidP="00932F31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Прочие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Всего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8D4118" w:rsidRDefault="008D4118" w:rsidP="00116023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116023" w:rsidRDefault="00116023" w:rsidP="00116023">
      <w:pPr>
        <w:numPr>
          <w:ilvl w:val="0"/>
          <w:numId w:val="17"/>
        </w:numPr>
        <w:jc w:val="center"/>
        <w:rPr>
          <w:sz w:val="26"/>
          <w:szCs w:val="26"/>
        </w:rPr>
      </w:pPr>
      <w:r>
        <w:rPr>
          <w:sz w:val="26"/>
          <w:szCs w:val="26"/>
        </w:rPr>
        <w:t>ПОКАЗАТЕЛИ ИНВЕСТИЦИОННОЙ ЭФФЕКТИВНОСТИ</w:t>
      </w:r>
    </w:p>
    <w:p w:rsidR="00116023" w:rsidRPr="00115106" w:rsidRDefault="00116023" w:rsidP="00116023">
      <w:pPr>
        <w:ind w:left="360"/>
        <w:rPr>
          <w:sz w:val="26"/>
          <w:szCs w:val="26"/>
        </w:rPr>
      </w:pPr>
    </w:p>
    <w:p w:rsidR="00116023" w:rsidRPr="008B1257" w:rsidRDefault="006C4946" w:rsidP="006C4946">
      <w:pPr>
        <w:ind w:left="360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7.1 </w:t>
      </w:r>
      <w:r w:rsidR="00116023" w:rsidRPr="008B1257">
        <w:rPr>
          <w:sz w:val="26"/>
          <w:szCs w:val="26"/>
        </w:rPr>
        <w:t>Показатели инвестиционной эффективности</w:t>
      </w:r>
      <w:r w:rsidR="00116023" w:rsidRPr="008B1257">
        <w:rPr>
          <w:sz w:val="26"/>
          <w:szCs w:val="26"/>
          <w:lang w:val="en-US"/>
        </w:rPr>
        <w:t xml:space="preserve"> </w:t>
      </w:r>
      <w:r w:rsidR="00116023" w:rsidRPr="008B1257">
        <w:rPr>
          <w:sz w:val="26"/>
          <w:szCs w:val="26"/>
        </w:rPr>
        <w:t>проекта</w:t>
      </w:r>
    </w:p>
    <w:tbl>
      <w:tblPr>
        <w:tblW w:w="9857" w:type="dxa"/>
        <w:jc w:val="center"/>
        <w:tblLook w:val="04A0" w:firstRow="1" w:lastRow="0" w:firstColumn="1" w:lastColumn="0" w:noHBand="0" w:noVBand="1"/>
      </w:tblPr>
      <w:tblGrid>
        <w:gridCol w:w="6817"/>
        <w:gridCol w:w="1600"/>
        <w:gridCol w:w="1440"/>
      </w:tblGrid>
      <w:tr w:rsidR="00116023" w:rsidRPr="00865811" w:rsidTr="00745327">
        <w:trPr>
          <w:trHeight w:val="25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Показатель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Ед.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Значение</w:t>
            </w:r>
          </w:p>
        </w:tc>
      </w:tr>
      <w:tr w:rsidR="00116023" w:rsidRPr="009E729E" w:rsidTr="00745327">
        <w:trPr>
          <w:trHeight w:val="320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Чистый дисконтированный денежный доход по проекту, ЧДД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руб.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5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Дисконтированный срок окупаемости, </w:t>
            </w: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333DBB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лет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2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 xml:space="preserve">Индекс доходности дисконтированных инвестиций, </w:t>
            </w: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2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Внутренняя норма доходности, </w:t>
            </w: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:rsidR="00116023" w:rsidRDefault="00116023" w:rsidP="00116023">
      <w:pPr>
        <w:autoSpaceDE w:val="0"/>
        <w:autoSpaceDN w:val="0"/>
        <w:adjustRightInd w:val="0"/>
        <w:rPr>
          <w:sz w:val="26"/>
          <w:szCs w:val="26"/>
          <w:lang w:val="en-US"/>
        </w:rPr>
      </w:pPr>
    </w:p>
    <w:p w:rsidR="006C4946" w:rsidRPr="006C4946" w:rsidRDefault="006C4946" w:rsidP="00116023">
      <w:pPr>
        <w:autoSpaceDE w:val="0"/>
        <w:autoSpaceDN w:val="0"/>
        <w:adjustRightInd w:val="0"/>
        <w:rPr>
          <w:sz w:val="26"/>
          <w:szCs w:val="26"/>
          <w:lang w:val="en-US"/>
        </w:rPr>
      </w:pPr>
    </w:p>
    <w:p w:rsidR="00116023" w:rsidRPr="00651A0C" w:rsidRDefault="00761068" w:rsidP="00116023">
      <w:pPr>
        <w:jc w:val="center"/>
        <w:rPr>
          <w:sz w:val="26"/>
          <w:szCs w:val="26"/>
        </w:rPr>
      </w:pPr>
      <w:r>
        <w:rPr>
          <w:sz w:val="26"/>
          <w:szCs w:val="26"/>
          <w:lang w:val="en-US"/>
        </w:rPr>
        <w:lastRenderedPageBreak/>
        <w:t>8</w:t>
      </w:r>
      <w:r w:rsidR="00116023" w:rsidRPr="00651A0C">
        <w:rPr>
          <w:sz w:val="26"/>
          <w:szCs w:val="26"/>
        </w:rPr>
        <w:t>. ОСНОВНЫЕ РИСКИ ПРОЕКТА</w:t>
      </w:r>
    </w:p>
    <w:tbl>
      <w:tblPr>
        <w:tblW w:w="988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0"/>
        <w:gridCol w:w="3685"/>
        <w:gridCol w:w="3402"/>
      </w:tblGrid>
      <w:tr w:rsidR="00AE311C" w:rsidRPr="00AA0E58" w:rsidTr="00141F74">
        <w:trPr>
          <w:cantSplit/>
          <w:trHeight w:val="360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Наименование </w:t>
            </w:r>
            <w:r w:rsidRPr="00AA0E58">
              <w:rPr>
                <w:sz w:val="26"/>
                <w:szCs w:val="26"/>
              </w:rPr>
              <w:t>риска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Последствия от наступления риска</w:t>
            </w: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Антирисковые мероприятия</w:t>
            </w:r>
          </w:p>
        </w:tc>
      </w:tr>
      <w:tr w:rsidR="00AE311C" w:rsidRPr="00AA0E58" w:rsidTr="00141F74">
        <w:trPr>
          <w:cantSplit/>
          <w:trHeight w:val="338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  <w:tr w:rsidR="00AE311C" w:rsidRPr="00AA0E58" w:rsidTr="00141F74">
        <w:trPr>
          <w:cantSplit/>
          <w:trHeight w:val="278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  <w:tr w:rsidR="00AE311C" w:rsidRPr="00AA0E58" w:rsidTr="00141F74">
        <w:trPr>
          <w:cantSplit/>
          <w:trHeight w:val="383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</w:tbl>
    <w:p w:rsidR="00AE621F" w:rsidRDefault="00AE621F" w:rsidP="00B142B2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3D6A4A" w:rsidRDefault="003D6A4A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8A4EFB" w:rsidRPr="007A522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Д</w:t>
      </w:r>
    </w:p>
    <w:p w:rsidR="008A4EFB" w:rsidRPr="007A522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9B1B10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8A4EF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8A4EFB" w:rsidRDefault="0065348F" w:rsidP="008A4EFB">
      <w:pPr>
        <w:jc w:val="center"/>
        <w:rPr>
          <w:rFonts w:eastAsia="Calibri"/>
          <w:b/>
          <w:sz w:val="26"/>
          <w:szCs w:val="26"/>
          <w:lang w:eastAsia="en-US"/>
        </w:rPr>
      </w:pPr>
      <w:r w:rsidRPr="004474FB">
        <w:rPr>
          <w:rFonts w:eastAsia="Calibri"/>
          <w:b/>
          <w:sz w:val="26"/>
          <w:szCs w:val="26"/>
          <w:lang w:eastAsia="en-US"/>
        </w:rPr>
        <w:t>Ф</w:t>
      </w:r>
      <w:r w:rsidR="008A4EFB">
        <w:rPr>
          <w:rFonts w:eastAsia="Calibri"/>
          <w:b/>
          <w:sz w:val="26"/>
          <w:szCs w:val="26"/>
          <w:lang w:eastAsia="en-US"/>
        </w:rPr>
        <w:t xml:space="preserve">орма </w:t>
      </w:r>
      <w:r w:rsidR="008A4EFB" w:rsidRPr="00C76916">
        <w:rPr>
          <w:rFonts w:eastAsia="Calibri"/>
          <w:b/>
          <w:sz w:val="26"/>
          <w:szCs w:val="26"/>
          <w:lang w:eastAsia="en-US"/>
        </w:rPr>
        <w:t>технико-экономического обоснования инвестиционного проекта</w:t>
      </w:r>
    </w:p>
    <w:p w:rsidR="008A4EFB" w:rsidRDefault="008A4EFB" w:rsidP="008A4EFB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Д.1 </w:t>
      </w:r>
      <w:r w:rsidR="008A4EFB" w:rsidRPr="00186412">
        <w:rPr>
          <w:b/>
          <w:sz w:val="26"/>
          <w:szCs w:val="26"/>
        </w:rPr>
        <w:t xml:space="preserve">Титульный лист </w:t>
      </w: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Д.1.1 </w:t>
      </w:r>
      <w:r w:rsidR="008A4EFB" w:rsidRPr="00186412">
        <w:rPr>
          <w:sz w:val="26"/>
          <w:szCs w:val="26"/>
        </w:rPr>
        <w:t>Содержит полное и краткое наименование</w:t>
      </w:r>
      <w:r>
        <w:rPr>
          <w:sz w:val="26"/>
          <w:szCs w:val="26"/>
        </w:rPr>
        <w:t xml:space="preserve"> ИП</w:t>
      </w:r>
      <w:r w:rsidR="008A4EFB" w:rsidRPr="00186412">
        <w:rPr>
          <w:sz w:val="26"/>
          <w:szCs w:val="26"/>
        </w:rPr>
        <w:t>, название инициатора проекта, номер редакции и дату подготовки документа.</w:t>
      </w:r>
    </w:p>
    <w:p w:rsidR="008A4EFB" w:rsidRPr="00186412" w:rsidRDefault="008A4EFB" w:rsidP="008A4EFB">
      <w:pPr>
        <w:spacing w:before="240" w:after="240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26D0D5" wp14:editId="0A2639F3">
                <wp:simplePos x="0" y="0"/>
                <wp:positionH relativeFrom="column">
                  <wp:posOffset>273685</wp:posOffset>
                </wp:positionH>
                <wp:positionV relativeFrom="paragraph">
                  <wp:posOffset>218440</wp:posOffset>
                </wp:positionV>
                <wp:extent cx="2139315" cy="949960"/>
                <wp:effectExtent l="0" t="0" r="13335" b="2159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9315" cy="9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14D39" w:rsidRDefault="00F14D39" w:rsidP="008A4EFB">
                            <w:pPr>
                              <w:ind w:firstLine="709"/>
                            </w:pPr>
                            <w:r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0BE5AE9" wp14:editId="71B24939">
                                  <wp:extent cx="1000664" cy="870707"/>
                                  <wp:effectExtent l="0" t="0" r="9525" b="5715"/>
                                  <wp:docPr id="9" name="Рисунок 9" descr="Описание: Логотип цветн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" descr="Описание: Логотип цветной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908" cy="870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6D0D5" id="Прямоугольник 1" o:spid="_x0000_s1026" style="position:absolute;left:0;text-align:left;margin-left:21.55pt;margin-top:17.2pt;width:168.45pt;height:7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">
                <v:textbox>
                  <w:txbxContent>
                    <w:p w:rsidR="00F14D39" w:rsidRDefault="00F14D39" w:rsidP="008A4EFB">
                      <w:pPr>
                        <w:ind w:firstLine="709"/>
                      </w:pPr>
                      <w:r>
                        <w:rPr>
                          <w:b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0BE5AE9" wp14:editId="71B24939">
                            <wp:extent cx="1000664" cy="870707"/>
                            <wp:effectExtent l="0" t="0" r="9525" b="5715"/>
                            <wp:docPr id="9" name="Рисунок 9" descr="Описание: Логотип цветн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1" descr="Описание: Логотип цветной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908" cy="870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89C616" wp14:editId="7B813DA3">
                <wp:simplePos x="0" y="0"/>
                <wp:positionH relativeFrom="column">
                  <wp:posOffset>3314700</wp:posOffset>
                </wp:positionH>
                <wp:positionV relativeFrom="paragraph">
                  <wp:posOffset>218440</wp:posOffset>
                </wp:positionV>
                <wp:extent cx="2971800" cy="949960"/>
                <wp:effectExtent l="0" t="0" r="19050" b="21590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9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Логотип Д</w:t>
                            </w:r>
                            <w:r w:rsidRPr="00DC6433">
                              <w:rPr>
                                <w:rFonts w:cs="Arial"/>
                              </w:rPr>
                              <w:t xml:space="preserve">О – </w:t>
                            </w:r>
                            <w:r>
                              <w:rPr>
                                <w:rFonts w:cs="Arial"/>
                              </w:rPr>
                              <w:t>Инициатора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9C616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7" type="#_x0000_t202" style="position:absolute;left:0;text-align:left;margin-left:261pt;margin-top:17.2pt;width:234pt;height:7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">
                <v:textbox>
                  <w:txbxContent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</w:p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</w:p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Логотип Д</w:t>
                      </w:r>
                      <w:r w:rsidRPr="00DC6433">
                        <w:rPr>
                          <w:rFonts w:cs="Arial"/>
                        </w:rPr>
                        <w:t xml:space="preserve">О – </w:t>
                      </w:r>
                      <w:r>
                        <w:rPr>
                          <w:rFonts w:cs="Arial"/>
                        </w:rPr>
                        <w:t>Инициатора</w:t>
                      </w:r>
                    </w:p>
                  </w:txbxContent>
                </v:textbox>
              </v:shape>
            </w:pict>
          </mc:Fallback>
        </mc:AlternateContent>
      </w:r>
      <w:r w:rsidRPr="00186412">
        <w:t xml:space="preserve"> </w:t>
      </w: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shd w:val="pct15" w:color="auto" w:fill="FFFFFF"/>
        <w:rPr>
          <w:b/>
          <w:sz w:val="28"/>
          <w:szCs w:val="20"/>
          <w:lang w:eastAsia="en-US"/>
        </w:rPr>
      </w:pP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8"/>
        </w:rPr>
        <w:t>АО «Концерн ВКО «Алмаз – Антей»</w:t>
      </w:r>
    </w:p>
    <w:p w:rsidR="008A4EFB" w:rsidRPr="00186412" w:rsidRDefault="008A4EFB" w:rsidP="008A4EFB">
      <w:pPr>
        <w:shd w:val="pct15" w:color="auto" w:fill="FFFFFF"/>
        <w:rPr>
          <w:b/>
          <w:sz w:val="28"/>
          <w:szCs w:val="20"/>
          <w:lang w:eastAsia="en-US"/>
        </w:rPr>
      </w:pPr>
    </w:p>
    <w:p w:rsidR="008A4EFB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>[ДО]</w:t>
      </w: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ab/>
      </w:r>
    </w:p>
    <w:p w:rsidR="008A4EFB" w:rsidRPr="00186412" w:rsidRDefault="008A4EFB" w:rsidP="008A4EFB">
      <w:pPr>
        <w:shd w:val="pct15" w:color="auto" w:fill="FFFFFF"/>
        <w:tabs>
          <w:tab w:val="left" w:pos="7065"/>
        </w:tabs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>Технико-экономическое обоснование инвестиционного проекта</w:t>
      </w: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</w:p>
    <w:p w:rsidR="008A4EFB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tbl>
      <w:tblPr>
        <w:tblW w:w="9923" w:type="dxa"/>
        <w:tblInd w:w="108" w:type="dxa"/>
        <w:tblLook w:val="04A0" w:firstRow="1" w:lastRow="0" w:firstColumn="1" w:lastColumn="0" w:noHBand="0" w:noVBand="1"/>
      </w:tblPr>
      <w:tblGrid>
        <w:gridCol w:w="2696"/>
        <w:gridCol w:w="7227"/>
      </w:tblGrid>
      <w:tr w:rsidR="008A4EFB" w:rsidRPr="00186412" w:rsidTr="00CE4E89">
        <w:trPr>
          <w:trHeight w:val="376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sz w:val="22"/>
              </w:rPr>
            </w:pPr>
            <w:r w:rsidRPr="00186412">
              <w:rPr>
                <w:sz w:val="22"/>
              </w:rPr>
              <w:t>Документ:</w:t>
            </w:r>
          </w:p>
        </w:tc>
        <w:tc>
          <w:tcPr>
            <w:tcW w:w="7227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b/>
                <w:sz w:val="22"/>
                <w:szCs w:val="22"/>
              </w:rPr>
            </w:pPr>
            <w:r w:rsidRPr="00186412">
              <w:rPr>
                <w:sz w:val="22"/>
                <w:szCs w:val="22"/>
              </w:rPr>
              <w:t>Номер редакции:</w:t>
            </w:r>
            <w:r w:rsidRPr="00186412">
              <w:rPr>
                <w:b/>
                <w:sz w:val="22"/>
                <w:szCs w:val="22"/>
              </w:rPr>
              <w:t xml:space="preserve"> [номер] </w:t>
            </w:r>
            <w:r w:rsidRPr="00186412">
              <w:rPr>
                <w:sz w:val="22"/>
                <w:szCs w:val="22"/>
              </w:rPr>
              <w:t>Дата:</w:t>
            </w:r>
            <w:r w:rsidRPr="00186412">
              <w:rPr>
                <w:b/>
                <w:sz w:val="22"/>
                <w:szCs w:val="22"/>
              </w:rPr>
              <w:t xml:space="preserve"> </w:t>
            </w:r>
            <w:r w:rsidRPr="00186412">
              <w:rPr>
                <w:b/>
                <w:color w:val="000000"/>
                <w:sz w:val="22"/>
                <w:szCs w:val="22"/>
              </w:rPr>
              <w:t>[DD/MM/YYYY]</w:t>
            </w:r>
          </w:p>
        </w:tc>
      </w:tr>
      <w:tr w:rsidR="008A4EFB" w:rsidRPr="00186412" w:rsidTr="00CE4E89">
        <w:trPr>
          <w:trHeight w:val="554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</w:pPr>
            <w:r w:rsidRPr="00186412">
              <w:rPr>
                <w:sz w:val="22"/>
              </w:rPr>
              <w:t>Наименование проекта:</w:t>
            </w:r>
          </w:p>
        </w:tc>
        <w:tc>
          <w:tcPr>
            <w:tcW w:w="7227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b/>
              </w:rPr>
            </w:pPr>
            <w:r w:rsidRPr="00186412">
              <w:rPr>
                <w:b/>
                <w:sz w:val="22"/>
              </w:rPr>
              <w:t>[Наименование проекта / краткое наименование проекта]</w:t>
            </w:r>
          </w:p>
        </w:tc>
      </w:tr>
      <w:tr w:rsidR="008A4EFB" w:rsidRPr="00186412" w:rsidTr="00CE4E89">
        <w:trPr>
          <w:trHeight w:val="554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sz w:val="22"/>
              </w:rPr>
            </w:pPr>
            <w:r>
              <w:rPr>
                <w:sz w:val="22"/>
              </w:rPr>
              <w:t xml:space="preserve">Характеристики </w:t>
            </w:r>
            <w:r w:rsidRPr="00186412">
              <w:rPr>
                <w:sz w:val="22"/>
              </w:rPr>
              <w:t>инвестиционного проекта</w:t>
            </w:r>
          </w:p>
        </w:tc>
        <w:tc>
          <w:tcPr>
            <w:tcW w:w="7227" w:type="dxa"/>
          </w:tcPr>
          <w:p w:rsidR="008A4EFB" w:rsidRPr="00186412" w:rsidRDefault="008A4EFB" w:rsidP="008D1161">
            <w:pPr>
              <w:spacing w:before="120" w:after="120"/>
              <w:jc w:val="both"/>
              <w:rPr>
                <w:b/>
                <w:sz w:val="22"/>
              </w:rPr>
            </w:pPr>
            <w:r w:rsidRPr="00186412">
              <w:rPr>
                <w:b/>
                <w:sz w:val="22"/>
              </w:rPr>
              <w:t>[</w:t>
            </w:r>
            <w:r>
              <w:rPr>
                <w:b/>
                <w:sz w:val="22"/>
              </w:rPr>
              <w:t xml:space="preserve">Характеристики </w:t>
            </w:r>
            <w:r w:rsidRPr="00186412">
              <w:rPr>
                <w:b/>
                <w:sz w:val="22"/>
              </w:rPr>
              <w:t>проекта</w:t>
            </w:r>
            <w:r w:rsidR="004474FB">
              <w:rPr>
                <w:b/>
                <w:sz w:val="22"/>
              </w:rPr>
              <w:t>*</w:t>
            </w:r>
            <w:r w:rsidR="00C02B16">
              <w:rPr>
                <w:b/>
                <w:sz w:val="22"/>
                <w:lang w:val="en-US"/>
              </w:rPr>
              <w:t>]</w:t>
            </w:r>
            <w:r w:rsidR="008D1161" w:rsidRPr="004474FB">
              <w:rPr>
                <w:rStyle w:val="affd"/>
                <w:b/>
                <w:color w:val="FFFFFF" w:themeColor="background1"/>
                <w:sz w:val="22"/>
              </w:rPr>
              <w:footnoteReference w:id="1"/>
            </w:r>
            <w:r w:rsidRPr="004474FB">
              <w:rPr>
                <w:b/>
                <w:color w:val="FFFFFF" w:themeColor="background1"/>
                <w:sz w:val="22"/>
              </w:rPr>
              <w:t>]</w:t>
            </w:r>
          </w:p>
        </w:tc>
      </w:tr>
    </w:tbl>
    <w:p w:rsidR="008A4EFB" w:rsidRPr="00186412" w:rsidRDefault="008A4EFB" w:rsidP="008A4EFB">
      <w:pPr>
        <w:jc w:val="both"/>
        <w:sectPr w:rsidR="008A4EFB" w:rsidRPr="00186412" w:rsidSect="00552149">
          <w:headerReference w:type="default" r:id="rId22"/>
          <w:footnotePr>
            <w:numRestart w:val="eachPage"/>
          </w:footnotePr>
          <w:pgSz w:w="11906" w:h="16838" w:code="9"/>
          <w:pgMar w:top="1247" w:right="991" w:bottom="1134" w:left="1134" w:header="709" w:footer="709" w:gutter="0"/>
          <w:cols w:space="708"/>
          <w:docGrid w:linePitch="360"/>
        </w:sectPr>
      </w:pP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Д.2 </w:t>
      </w:r>
      <w:r w:rsidR="008A4EFB" w:rsidRPr="00186412">
        <w:rPr>
          <w:b/>
          <w:sz w:val="26"/>
          <w:szCs w:val="26"/>
        </w:rPr>
        <w:t>Содержание</w:t>
      </w: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Д.3 </w:t>
      </w:r>
      <w:r w:rsidR="008A4EFB" w:rsidRPr="00186412">
        <w:rPr>
          <w:b/>
          <w:sz w:val="26"/>
          <w:szCs w:val="26"/>
        </w:rPr>
        <w:t>Условные сокращения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6910"/>
      </w:tblGrid>
      <w:tr w:rsidR="008A4EFB" w:rsidRPr="00186412" w:rsidTr="00CE4E89">
        <w:trPr>
          <w:trHeight w:val="160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center"/>
            </w:pPr>
            <w:r w:rsidRPr="00186412">
              <w:t>Сокращение</w:t>
            </w: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center"/>
            </w:pPr>
            <w:r w:rsidRPr="00186412">
              <w:t>Определение</w:t>
            </w:r>
          </w:p>
        </w:tc>
      </w:tr>
      <w:tr w:rsidR="008A4EFB" w:rsidRPr="00186412" w:rsidTr="00CE4E89">
        <w:trPr>
          <w:trHeight w:val="299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  <w:r w:rsidRPr="00186412">
              <w:rPr>
                <w:szCs w:val="28"/>
              </w:rPr>
              <w:t>Концерн</w:t>
            </w:r>
          </w:p>
        </w:tc>
        <w:tc>
          <w:tcPr>
            <w:tcW w:w="6910" w:type="dxa"/>
          </w:tcPr>
          <w:p w:rsidR="008A4EFB" w:rsidRPr="00186412" w:rsidRDefault="00526E84" w:rsidP="00CE4E89">
            <w:pPr>
              <w:jc w:val="both"/>
              <w:rPr>
                <w:highlight w:val="yellow"/>
              </w:rPr>
            </w:pPr>
            <w:r>
              <w:rPr>
                <w:sz w:val="26"/>
                <w:szCs w:val="26"/>
              </w:rPr>
              <w:t>- </w:t>
            </w:r>
            <w:r w:rsidR="008A4EFB" w:rsidRPr="00186412">
              <w:rPr>
                <w:sz w:val="26"/>
                <w:szCs w:val="26"/>
              </w:rPr>
              <w:t>АО «Концерн ВКО «Алмаз – Антей»</w:t>
            </w:r>
          </w:p>
        </w:tc>
      </w:tr>
      <w:tr w:rsidR="008A4EFB" w:rsidRPr="00186412" w:rsidTr="00CE4E89">
        <w:trPr>
          <w:trHeight w:val="299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</w:pP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both"/>
            </w:pPr>
          </w:p>
        </w:tc>
      </w:tr>
      <w:tr w:rsidR="008A4EFB" w:rsidRPr="00186412" w:rsidTr="00CE4E89">
        <w:trPr>
          <w:trHeight w:val="321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</w:p>
        </w:tc>
      </w:tr>
    </w:tbl>
    <w:p w:rsidR="00814AAC" w:rsidRDefault="00814AAC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Д.4 Разделы</w:t>
      </w:r>
      <w:r w:rsidR="00044DAF">
        <w:rPr>
          <w:b/>
          <w:sz w:val="26"/>
          <w:szCs w:val="26"/>
        </w:rPr>
        <w:t xml:space="preserve"> и подразделы</w:t>
      </w:r>
      <w:r>
        <w:rPr>
          <w:b/>
          <w:sz w:val="26"/>
          <w:szCs w:val="26"/>
        </w:rPr>
        <w:t xml:space="preserve"> ТЭО ИП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1.</w:t>
      </w:r>
      <w:r w:rsidR="008A4EFB" w:rsidRPr="00186412">
        <w:rPr>
          <w:b/>
          <w:sz w:val="26"/>
          <w:szCs w:val="26"/>
        </w:rPr>
        <w:t xml:space="preserve"> Описание </w:t>
      </w:r>
      <w:r w:rsidR="00C30D7B">
        <w:rPr>
          <w:b/>
          <w:sz w:val="26"/>
          <w:szCs w:val="26"/>
        </w:rPr>
        <w:t xml:space="preserve">инвестиционного </w:t>
      </w:r>
      <w:r w:rsidR="008A4EFB" w:rsidRPr="00186412">
        <w:rPr>
          <w:b/>
          <w:sz w:val="26"/>
          <w:szCs w:val="26"/>
        </w:rPr>
        <w:t>проекта</w:t>
      </w:r>
    </w:p>
    <w:p w:rsidR="008A4EFB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rFonts w:eastAsia="Calibri"/>
          <w:sz w:val="26"/>
          <w:szCs w:val="26"/>
          <w:lang w:eastAsia="en-US"/>
        </w:rPr>
      </w:pPr>
      <w:r>
        <w:rPr>
          <w:sz w:val="26"/>
          <w:szCs w:val="26"/>
        </w:rPr>
        <w:t>1</w:t>
      </w:r>
      <w:r w:rsidR="008A4EFB" w:rsidRPr="008D376C">
        <w:rPr>
          <w:sz w:val="26"/>
          <w:szCs w:val="26"/>
        </w:rPr>
        <w:t xml:space="preserve">.1. </w:t>
      </w:r>
      <w:r w:rsidR="00C30D7B" w:rsidRPr="00B82F55">
        <w:rPr>
          <w:rFonts w:eastAsia="Calibri"/>
          <w:sz w:val="26"/>
          <w:szCs w:val="26"/>
          <w:lang w:eastAsia="en-US"/>
        </w:rPr>
        <w:t>Основание и предпосылки реализации инвестиционного</w:t>
      </w:r>
      <w:r w:rsidR="00C30D7B" w:rsidRPr="00B82F55">
        <w:rPr>
          <w:sz w:val="26"/>
          <w:szCs w:val="26"/>
        </w:rPr>
        <w:t xml:space="preserve"> </w:t>
      </w:r>
      <w:r w:rsidR="00C30D7B" w:rsidRPr="00B82F55">
        <w:rPr>
          <w:rFonts w:eastAsia="Calibri"/>
          <w:sz w:val="26"/>
          <w:szCs w:val="26"/>
          <w:lang w:eastAsia="en-US"/>
        </w:rPr>
        <w:t>проекта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>
        <w:rPr>
          <w:sz w:val="26"/>
          <w:szCs w:val="26"/>
        </w:rPr>
        <w:t xml:space="preserve">.2. </w:t>
      </w:r>
      <w:r w:rsidR="00C30D7B" w:rsidRPr="00B82F55">
        <w:rPr>
          <w:rFonts w:eastAsia="Calibri"/>
          <w:sz w:val="26"/>
          <w:szCs w:val="26"/>
          <w:lang w:eastAsia="en-US"/>
        </w:rPr>
        <w:t>Содержание инвестиционного проекта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>
        <w:rPr>
          <w:sz w:val="26"/>
          <w:szCs w:val="26"/>
        </w:rPr>
        <w:t>.3</w:t>
      </w:r>
      <w:r w:rsidR="008A4EFB" w:rsidRPr="00186412">
        <w:rPr>
          <w:sz w:val="26"/>
          <w:szCs w:val="26"/>
        </w:rPr>
        <w:t xml:space="preserve">. </w:t>
      </w:r>
      <w:r w:rsidR="00C30D7B" w:rsidRPr="00B82F55">
        <w:rPr>
          <w:sz w:val="26"/>
          <w:szCs w:val="26"/>
        </w:rPr>
        <w:t xml:space="preserve">Связь </w:t>
      </w:r>
      <w:r w:rsidR="00C30D7B" w:rsidRPr="00B82F55">
        <w:rPr>
          <w:rFonts w:eastAsia="Calibri"/>
          <w:sz w:val="26"/>
          <w:szCs w:val="26"/>
          <w:lang w:eastAsia="en-US"/>
        </w:rPr>
        <w:t>инвестиционного</w:t>
      </w:r>
      <w:r w:rsidR="00C30D7B" w:rsidRPr="00B82F55">
        <w:rPr>
          <w:sz w:val="26"/>
          <w:szCs w:val="26"/>
        </w:rPr>
        <w:t xml:space="preserve"> проекта со стратегическими документами</w:t>
      </w:r>
      <w:r w:rsidR="00C30D7B">
        <w:rPr>
          <w:sz w:val="26"/>
          <w:szCs w:val="26"/>
        </w:rPr>
        <w:t xml:space="preserve"> Концерна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 w:rsidRPr="00186412">
        <w:rPr>
          <w:sz w:val="26"/>
          <w:szCs w:val="26"/>
        </w:rPr>
        <w:t>.</w:t>
      </w:r>
      <w:r w:rsidR="008A4EFB"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 xml:space="preserve">. </w:t>
      </w:r>
      <w:r w:rsidR="00C30D7B" w:rsidRPr="00B82F55">
        <w:rPr>
          <w:rFonts w:eastAsia="Calibri"/>
          <w:sz w:val="26"/>
          <w:szCs w:val="26"/>
          <w:lang w:eastAsia="en-US"/>
        </w:rPr>
        <w:t>Связанные инвестиционные проекты и программы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8A4EFB" w:rsidRPr="00186412">
        <w:rPr>
          <w:b/>
          <w:sz w:val="26"/>
          <w:szCs w:val="26"/>
        </w:rPr>
        <w:t>. Цели, задачи и показатели выполнения целей</w:t>
      </w:r>
      <w:r w:rsidR="00C30D7B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 w:rsidRPr="00186412">
        <w:rPr>
          <w:sz w:val="26"/>
          <w:szCs w:val="26"/>
        </w:rPr>
        <w:t>Т а б л и ц а 1 – Цели, задачи</w:t>
      </w:r>
      <w:r w:rsidR="00073328">
        <w:rPr>
          <w:sz w:val="26"/>
          <w:szCs w:val="26"/>
        </w:rPr>
        <w:t>,</w:t>
      </w:r>
      <w:r w:rsidRPr="00186412">
        <w:rPr>
          <w:sz w:val="26"/>
          <w:szCs w:val="26"/>
        </w:rPr>
        <w:t xml:space="preserve"> мероприятия и КПЭ проекта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1843"/>
        <w:gridCol w:w="2254"/>
        <w:gridCol w:w="2140"/>
      </w:tblGrid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0B4B5F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КПЭ2</w:t>
            </w: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КПЭ </w:t>
            </w:r>
            <w:r w:rsidRPr="00186412">
              <w:rPr>
                <w:sz w:val="26"/>
                <w:szCs w:val="26"/>
                <w:lang w:val="en-US"/>
              </w:rPr>
              <w:t>…</w:t>
            </w: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1</w:t>
            </w:r>
            <w:r w:rsidR="00676044" w:rsidRPr="00676044">
              <w:rPr>
                <w:sz w:val="26"/>
                <w:szCs w:val="26"/>
              </w:rPr>
              <w:t>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  <w:r w:rsidR="00676044">
              <w:rPr>
                <w:sz w:val="26"/>
                <w:szCs w:val="26"/>
              </w:rPr>
              <w:t>**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</w:t>
            </w:r>
            <w:r w:rsidR="00676044">
              <w:rPr>
                <w:i/>
                <w:sz w:val="26"/>
                <w:szCs w:val="26"/>
              </w:rPr>
              <w:t>е 1***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676044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676044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Мероприятие…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  <w:lang w:val="en-US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7D14F5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5E7FA0">
              <w:rPr>
                <w:i/>
                <w:sz w:val="26"/>
                <w:szCs w:val="26"/>
              </w:rPr>
              <w:t>Мероприятие..</w:t>
            </w:r>
            <w:r w:rsidRPr="005E7FA0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…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  <w:lang w:val="en-US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  <w:lang w:val="en-US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Мероприятие…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526E84" w:rsidRPr="00186412" w:rsidTr="00907F73">
        <w:tc>
          <w:tcPr>
            <w:tcW w:w="9355" w:type="dxa"/>
            <w:gridSpan w:val="4"/>
            <w:shd w:val="clear" w:color="auto" w:fill="auto"/>
          </w:tcPr>
          <w:p w:rsidR="00526E84" w:rsidRPr="00C02B16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 Название цели, достижение которой необходимо для успешного завершения проекта</w:t>
            </w:r>
            <w:r w:rsidR="00F525CF" w:rsidRPr="00AD25CD">
              <w:rPr>
                <w:sz w:val="22"/>
                <w:szCs w:val="22"/>
              </w:rPr>
              <w:t>.</w:t>
            </w:r>
          </w:p>
          <w:p w:rsidR="00676044" w:rsidRPr="00C02B16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** Наименование задачи, решение которой необходимо для достижения цели</w:t>
            </w:r>
            <w:r w:rsidR="00F525CF" w:rsidRPr="00AD25CD">
              <w:rPr>
                <w:sz w:val="22"/>
                <w:szCs w:val="22"/>
              </w:rPr>
              <w:t>.</w:t>
            </w:r>
          </w:p>
          <w:p w:rsidR="00676044" w:rsidRPr="00186412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6"/>
                <w:szCs w:val="26"/>
              </w:rPr>
            </w:pPr>
            <w:r w:rsidRPr="00C02B16">
              <w:rPr>
                <w:sz w:val="22"/>
                <w:szCs w:val="22"/>
              </w:rPr>
              <w:t>*** Наименование мероприятия, реализация которого необходима для выполнения задачи.</w:t>
            </w:r>
          </w:p>
        </w:tc>
      </w:tr>
    </w:tbl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186412" w:rsidRDefault="00ED2B0D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3.</w:t>
      </w:r>
      <w:r w:rsidR="008A4EFB" w:rsidRPr="00186412">
        <w:rPr>
          <w:b/>
          <w:sz w:val="26"/>
          <w:szCs w:val="26"/>
        </w:rPr>
        <w:t xml:space="preserve"> Анализ рынка и стратегия маркетинга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4.</w:t>
      </w:r>
      <w:r w:rsidR="008A4EFB" w:rsidRPr="00186412">
        <w:rPr>
          <w:b/>
          <w:sz w:val="26"/>
          <w:szCs w:val="26"/>
        </w:rPr>
        <w:t xml:space="preserve"> </w:t>
      </w:r>
      <w:r w:rsidR="008A4EFB" w:rsidRPr="00186412">
        <w:rPr>
          <w:rFonts w:eastAsia="Calibri"/>
          <w:b/>
          <w:sz w:val="26"/>
          <w:szCs w:val="26"/>
          <w:lang w:eastAsia="en-US"/>
        </w:rPr>
        <w:t>Планирование реализации</w:t>
      </w:r>
      <w:r w:rsidR="00C30D7B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="008A4EFB" w:rsidRPr="00186412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8A4EFB" w:rsidRPr="00186412">
        <w:rPr>
          <w:b/>
          <w:sz w:val="26"/>
          <w:szCs w:val="26"/>
        </w:rPr>
        <w:t xml:space="preserve"> 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>.1</w:t>
      </w:r>
      <w:r>
        <w:rPr>
          <w:sz w:val="26"/>
          <w:szCs w:val="26"/>
        </w:rPr>
        <w:t>.</w:t>
      </w:r>
      <w:r w:rsidR="008A4EFB" w:rsidRPr="00186412">
        <w:rPr>
          <w:sz w:val="26"/>
          <w:szCs w:val="26"/>
        </w:rPr>
        <w:t xml:space="preserve"> </w:t>
      </w:r>
      <w:r w:rsidR="008A4EFB" w:rsidRPr="00A85B28">
        <w:rPr>
          <w:sz w:val="26"/>
          <w:szCs w:val="26"/>
        </w:rPr>
        <w:t xml:space="preserve">Состав </w:t>
      </w:r>
      <w:r w:rsidR="008A4EFB">
        <w:rPr>
          <w:sz w:val="26"/>
          <w:szCs w:val="26"/>
        </w:rPr>
        <w:t>мероприятий</w:t>
      </w:r>
      <w:r w:rsidR="008A4EFB" w:rsidRPr="00A85B28">
        <w:rPr>
          <w:sz w:val="26"/>
          <w:szCs w:val="26"/>
        </w:rPr>
        <w:t xml:space="preserve"> проекта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>.2</w:t>
      </w:r>
      <w:r>
        <w:rPr>
          <w:sz w:val="26"/>
          <w:szCs w:val="26"/>
        </w:rPr>
        <w:t>.</w:t>
      </w:r>
      <w:r w:rsidR="008A4EFB" w:rsidRPr="00186412">
        <w:rPr>
          <w:sz w:val="26"/>
          <w:szCs w:val="26"/>
        </w:rPr>
        <w:t xml:space="preserve"> Календарный график реализации проекта</w:t>
      </w:r>
    </w:p>
    <w:p w:rsidR="008A4EFB" w:rsidRPr="00186412" w:rsidRDefault="008A4EFB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</w:p>
    <w:p w:rsidR="008A4EFB" w:rsidRPr="00186412" w:rsidRDefault="008A4EFB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  <w:sectPr w:rsidR="008A4EFB" w:rsidRPr="00186412" w:rsidSect="00552149">
          <w:headerReference w:type="default" r:id="rId23"/>
          <w:pgSz w:w="11906" w:h="16838" w:code="9"/>
          <w:pgMar w:top="1247" w:right="851" w:bottom="1134" w:left="1134" w:header="709" w:footer="709" w:gutter="0"/>
          <w:cols w:space="708"/>
          <w:docGrid w:linePitch="360"/>
        </w:sectPr>
      </w:pPr>
    </w:p>
    <w:p w:rsidR="008A4EFB" w:rsidRPr="00186412" w:rsidRDefault="008A4EFB" w:rsidP="00100C42">
      <w:pPr>
        <w:widowControl w:val="0"/>
        <w:suppressAutoHyphens/>
        <w:spacing w:line="235" w:lineRule="auto"/>
        <w:ind w:left="57" w:right="57" w:firstLine="227"/>
        <w:rPr>
          <w:sz w:val="26"/>
          <w:szCs w:val="26"/>
        </w:rPr>
      </w:pPr>
      <w:r w:rsidRPr="00186412">
        <w:rPr>
          <w:sz w:val="26"/>
          <w:szCs w:val="26"/>
        </w:rPr>
        <w:lastRenderedPageBreak/>
        <w:t>Т а б л и ц а 2 – Календарный график реализации проекта</w:t>
      </w: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0"/>
          <w:szCs w:val="20"/>
        </w:rPr>
      </w:pPr>
    </w:p>
    <w:tbl>
      <w:tblPr>
        <w:tblW w:w="13791" w:type="dxa"/>
        <w:jc w:val="center"/>
        <w:tblLayout w:type="fixed"/>
        <w:tblLook w:val="04A0" w:firstRow="1" w:lastRow="0" w:firstColumn="1" w:lastColumn="0" w:noHBand="0" w:noVBand="1"/>
      </w:tblPr>
      <w:tblGrid>
        <w:gridCol w:w="3698"/>
        <w:gridCol w:w="1386"/>
        <w:gridCol w:w="1862"/>
        <w:gridCol w:w="426"/>
        <w:gridCol w:w="425"/>
        <w:gridCol w:w="425"/>
        <w:gridCol w:w="531"/>
        <w:gridCol w:w="425"/>
        <w:gridCol w:w="426"/>
        <w:gridCol w:w="425"/>
        <w:gridCol w:w="425"/>
        <w:gridCol w:w="425"/>
        <w:gridCol w:w="426"/>
        <w:gridCol w:w="567"/>
        <w:gridCol w:w="425"/>
        <w:gridCol w:w="1494"/>
      </w:tblGrid>
      <w:tr w:rsidR="008A4EFB" w:rsidRPr="00186412" w:rsidTr="00CE4E89">
        <w:trPr>
          <w:trHeight w:val="315"/>
          <w:jc w:val="center"/>
        </w:trPr>
        <w:tc>
          <w:tcPr>
            <w:tcW w:w="36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404ABB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Наименование</w:t>
            </w:r>
            <w:r w:rsidR="00404ABB">
              <w:rPr>
                <w:sz w:val="20"/>
                <w:szCs w:val="20"/>
              </w:rPr>
              <w:t>*</w:t>
            </w:r>
          </w:p>
        </w:tc>
        <w:tc>
          <w:tcPr>
            <w:tcW w:w="13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Исполнитель</w:t>
            </w:r>
          </w:p>
        </w:tc>
        <w:tc>
          <w:tcPr>
            <w:tcW w:w="186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Инвестиционные затраты</w:t>
            </w:r>
          </w:p>
        </w:tc>
        <w:tc>
          <w:tcPr>
            <w:tcW w:w="5351" w:type="dxa"/>
            <w:gridSpan w:val="1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A4EFB" w:rsidRPr="00186412" w:rsidRDefault="008A4EFB" w:rsidP="00871C97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Год</w:t>
            </w:r>
          </w:p>
        </w:tc>
        <w:tc>
          <w:tcPr>
            <w:tcW w:w="14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Примечание</w:t>
            </w:r>
          </w:p>
        </w:tc>
      </w:tr>
      <w:tr w:rsidR="008A4EFB" w:rsidRPr="00186412" w:rsidTr="00CE4E89">
        <w:trPr>
          <w:trHeight w:val="466"/>
          <w:jc w:val="center"/>
        </w:trPr>
        <w:tc>
          <w:tcPr>
            <w:tcW w:w="36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 кв.</w:t>
            </w:r>
          </w:p>
        </w:tc>
        <w:tc>
          <w:tcPr>
            <w:tcW w:w="138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II кв.</w:t>
            </w:r>
          </w:p>
        </w:tc>
        <w:tc>
          <w:tcPr>
            <w:tcW w:w="127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III кв.</w:t>
            </w:r>
          </w:p>
        </w:tc>
        <w:tc>
          <w:tcPr>
            <w:tcW w:w="141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IV кв.</w:t>
            </w:r>
          </w:p>
        </w:tc>
        <w:tc>
          <w:tcPr>
            <w:tcW w:w="14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206"/>
          <w:jc w:val="center"/>
        </w:trPr>
        <w:tc>
          <w:tcPr>
            <w:tcW w:w="369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vMerge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3</w:t>
            </w:r>
          </w:p>
        </w:tc>
        <w:tc>
          <w:tcPr>
            <w:tcW w:w="5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9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12</w:t>
            </w:r>
          </w:p>
        </w:tc>
        <w:tc>
          <w:tcPr>
            <w:tcW w:w="14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45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Разработка проектно-строительной документации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оборудования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Строительно-монтажные работы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Пуско-наладочные работы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AC131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Default="00411F4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Постановка на производство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411F4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Default="00411F4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Использования результата проекта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…..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404ABB">
        <w:trPr>
          <w:trHeight w:val="315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84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404ABB" w:rsidRPr="00186412" w:rsidTr="00C94682">
        <w:trPr>
          <w:trHeight w:val="315"/>
          <w:jc w:val="center"/>
        </w:trPr>
        <w:tc>
          <w:tcPr>
            <w:tcW w:w="13791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04ABB" w:rsidRPr="00404ABB" w:rsidRDefault="00404ABB" w:rsidP="00F525CF">
            <w:pPr>
              <w:ind w:firstLine="55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</w:t>
            </w:r>
            <w:r w:rsidRPr="00381A2E">
              <w:t xml:space="preserve"> Работы, выполняемые в рамках проекта. Ниже приведен</w:t>
            </w:r>
            <w:r>
              <w:t xml:space="preserve"> примерный перечень работ</w:t>
            </w:r>
            <w:r w:rsidRPr="00381A2E">
              <w:t>. В каждом проекте перечень работ определяет инициатор.</w:t>
            </w:r>
          </w:p>
        </w:tc>
      </w:tr>
    </w:tbl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center"/>
        <w:rPr>
          <w:sz w:val="20"/>
          <w:szCs w:val="20"/>
        </w:rPr>
      </w:pPr>
    </w:p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  <w:sectPr w:rsidR="008A4EFB" w:rsidRPr="00186412" w:rsidSect="00552149">
          <w:pgSz w:w="16838" w:h="11906" w:orient="landscape" w:code="9"/>
          <w:pgMar w:top="1134" w:right="1247" w:bottom="851" w:left="1134" w:header="709" w:footer="709" w:gutter="0"/>
          <w:cols w:space="708"/>
          <w:docGrid w:linePitch="360"/>
        </w:sectPr>
      </w:pPr>
    </w:p>
    <w:p w:rsidR="008A4EFB" w:rsidRPr="00186412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5.</w:t>
      </w:r>
      <w:r w:rsidR="008A4EFB" w:rsidRPr="00186412">
        <w:rPr>
          <w:b/>
          <w:sz w:val="26"/>
          <w:szCs w:val="26"/>
        </w:rPr>
        <w:t xml:space="preserve"> Ресурсное обеспечение</w:t>
      </w:r>
      <w:r w:rsidR="00C30D7B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.1. Внеоборотные активы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.2. Производственные ресурсы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.3. Персонал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 xml:space="preserve">.4. </w:t>
      </w:r>
      <w:r w:rsidR="00B1303A">
        <w:rPr>
          <w:sz w:val="26"/>
          <w:szCs w:val="26"/>
        </w:rPr>
        <w:t xml:space="preserve">Необходимые </w:t>
      </w:r>
      <w:r w:rsidR="00B1303A" w:rsidRPr="0039104C">
        <w:rPr>
          <w:sz w:val="26"/>
          <w:szCs w:val="26"/>
        </w:rPr>
        <w:t>лицензи</w:t>
      </w:r>
      <w:r w:rsidR="00B1303A">
        <w:rPr>
          <w:sz w:val="26"/>
          <w:szCs w:val="26"/>
        </w:rPr>
        <w:t xml:space="preserve">и и </w:t>
      </w:r>
      <w:r w:rsidR="00B1303A" w:rsidRPr="006F38A1">
        <w:rPr>
          <w:sz w:val="26"/>
          <w:szCs w:val="26"/>
        </w:rPr>
        <w:t>разрешительны</w:t>
      </w:r>
      <w:r w:rsidR="00B1303A">
        <w:rPr>
          <w:sz w:val="26"/>
          <w:szCs w:val="26"/>
        </w:rPr>
        <w:t>е</w:t>
      </w:r>
      <w:r w:rsidR="00B1303A" w:rsidRPr="006F38A1">
        <w:rPr>
          <w:sz w:val="26"/>
          <w:szCs w:val="26"/>
        </w:rPr>
        <w:t xml:space="preserve"> документ</w:t>
      </w:r>
      <w:r w:rsidR="00B1303A">
        <w:rPr>
          <w:sz w:val="26"/>
          <w:szCs w:val="26"/>
        </w:rPr>
        <w:t>ы</w:t>
      </w:r>
    </w:p>
    <w:p w:rsidR="008A4EFB" w:rsidRPr="00186412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6.</w:t>
      </w:r>
      <w:r w:rsidR="008A4EFB" w:rsidRPr="00186412">
        <w:rPr>
          <w:b/>
          <w:sz w:val="26"/>
          <w:szCs w:val="26"/>
        </w:rPr>
        <w:t xml:space="preserve"> Бюджет</w:t>
      </w:r>
      <w:r w:rsidR="00B1303A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="008A4EFB" w:rsidRPr="00186412">
        <w:rPr>
          <w:sz w:val="26"/>
          <w:szCs w:val="26"/>
        </w:rPr>
        <w:t>.1. Источники финансирования</w:t>
      </w:r>
      <w:r w:rsidR="00B1303A">
        <w:rPr>
          <w:sz w:val="26"/>
          <w:szCs w:val="26"/>
        </w:rPr>
        <w:t xml:space="preserve"> инвестиционного</w:t>
      </w:r>
      <w:r w:rsidR="008A4EFB" w:rsidRPr="00186412">
        <w:rPr>
          <w:sz w:val="26"/>
          <w:szCs w:val="26"/>
        </w:rPr>
        <w:t xml:space="preserve"> проекта</w:t>
      </w:r>
    </w:p>
    <w:p w:rsidR="008A4EFB" w:rsidRPr="00EE4BDA" w:rsidRDefault="008A4EFB" w:rsidP="0091064B">
      <w:pPr>
        <w:widowControl w:val="0"/>
        <w:suppressAutoHyphens/>
        <w:spacing w:line="240" w:lineRule="exact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91064B">
      <w:pPr>
        <w:widowControl w:val="0"/>
        <w:suppressAutoHyphens/>
        <w:spacing w:line="240" w:lineRule="exact"/>
        <w:ind w:left="57" w:right="57" w:hanging="57"/>
        <w:rPr>
          <w:sz w:val="26"/>
          <w:szCs w:val="26"/>
        </w:rPr>
      </w:pPr>
      <w:r w:rsidRPr="00186412">
        <w:rPr>
          <w:sz w:val="26"/>
          <w:szCs w:val="26"/>
        </w:rPr>
        <w:t>Т а б л и ц а 3 – Источники финансирования</w:t>
      </w:r>
      <w:r w:rsidR="00E20562">
        <w:rPr>
          <w:sz w:val="26"/>
          <w:szCs w:val="26"/>
        </w:rPr>
        <w:t xml:space="preserve"> инвестиционного этапа</w:t>
      </w:r>
      <w:r w:rsidRPr="00186412">
        <w:rPr>
          <w:sz w:val="26"/>
          <w:szCs w:val="26"/>
        </w:rPr>
        <w:t xml:space="preserve"> проекта</w:t>
      </w:r>
    </w:p>
    <w:tbl>
      <w:tblPr>
        <w:tblW w:w="1034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1134"/>
        <w:gridCol w:w="1275"/>
        <w:gridCol w:w="1276"/>
        <w:gridCol w:w="1134"/>
        <w:gridCol w:w="1132"/>
      </w:tblGrid>
      <w:tr w:rsidR="008A4EFB" w:rsidRPr="00186412" w:rsidTr="00CD4BEA">
        <w:trPr>
          <w:trHeight w:val="315"/>
          <w:tblHeader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8A4EFB" w:rsidRPr="00186412" w:rsidTr="00CD4BEA">
        <w:trPr>
          <w:trHeight w:val="184"/>
          <w:tblHeader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Бюджетные средства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Средства Концерна 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 том числе: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займы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Собственные средства ДО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Кредиты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8A4EFB" w:rsidRDefault="008A4EFB" w:rsidP="008A4EFB">
      <w:pPr>
        <w:widowControl w:val="0"/>
        <w:suppressAutoHyphens/>
        <w:spacing w:line="235" w:lineRule="auto"/>
        <w:ind w:left="57" w:right="57" w:firstLine="510"/>
        <w:rPr>
          <w:b/>
          <w:sz w:val="16"/>
          <w:szCs w:val="16"/>
        </w:rPr>
      </w:pPr>
    </w:p>
    <w:p w:rsidR="00E20562" w:rsidRPr="002933F1" w:rsidRDefault="00E20562" w:rsidP="00100C42">
      <w:pPr>
        <w:widowControl w:val="0"/>
        <w:suppressAutoHyphens/>
        <w:spacing w:line="235" w:lineRule="auto"/>
        <w:ind w:left="57" w:right="57" w:hanging="57"/>
        <w:rPr>
          <w:sz w:val="26"/>
          <w:szCs w:val="26"/>
        </w:rPr>
      </w:pPr>
      <w:r>
        <w:rPr>
          <w:sz w:val="26"/>
          <w:szCs w:val="26"/>
        </w:rPr>
        <w:t xml:space="preserve">Т а б л и ц а 4 </w:t>
      </w:r>
      <w:r w:rsidR="00100C42">
        <w:rPr>
          <w:sz w:val="26"/>
          <w:szCs w:val="26"/>
        </w:rPr>
        <w:t>−</w:t>
      </w:r>
      <w:r>
        <w:rPr>
          <w:sz w:val="26"/>
          <w:szCs w:val="26"/>
        </w:rPr>
        <w:t xml:space="preserve"> </w:t>
      </w:r>
      <w:r w:rsidRPr="002933F1">
        <w:rPr>
          <w:sz w:val="26"/>
          <w:szCs w:val="26"/>
        </w:rPr>
        <w:t>Источники</w:t>
      </w:r>
      <w:r>
        <w:rPr>
          <w:sz w:val="26"/>
          <w:szCs w:val="26"/>
        </w:rPr>
        <w:t xml:space="preserve"> финансирования освоения и выпуска продукции</w:t>
      </w:r>
    </w:p>
    <w:tbl>
      <w:tblPr>
        <w:tblW w:w="1034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1134"/>
        <w:gridCol w:w="1275"/>
        <w:gridCol w:w="1276"/>
        <w:gridCol w:w="1134"/>
        <w:gridCol w:w="1132"/>
      </w:tblGrid>
      <w:tr w:rsidR="00E20562" w:rsidRPr="00186412" w:rsidTr="00CD4BEA">
        <w:trPr>
          <w:trHeight w:val="315"/>
          <w:tblHeader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Источники </w:t>
            </w:r>
            <w:r>
              <w:rPr>
                <w:sz w:val="26"/>
                <w:szCs w:val="26"/>
              </w:rPr>
              <w:t>финансирования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Выручка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E20562" w:rsidRPr="00186412" w:rsidTr="00CD4BEA">
        <w:trPr>
          <w:trHeight w:val="184"/>
          <w:tblHeader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E20562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371E9D" w:rsidRDefault="00E20562" w:rsidP="00C47482">
            <w:pPr>
              <w:spacing w:line="240" w:lineRule="exact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Прогнозный портфель заказов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CD4BEA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371E9D" w:rsidRDefault="00CD4BEA" w:rsidP="00770446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Источники покрытия финансовых </w:t>
            </w:r>
            <w:r w:rsidR="00770446">
              <w:rPr>
                <w:sz w:val="26"/>
                <w:szCs w:val="26"/>
              </w:rPr>
              <w:t>разрывов</w:t>
            </w:r>
            <w:r>
              <w:rPr>
                <w:sz w:val="26"/>
                <w:szCs w:val="26"/>
              </w:rPr>
              <w:t xml:space="preserve"> в операционной деятельности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E20562" w:rsidRPr="00EE4BDA" w:rsidRDefault="00E20562" w:rsidP="008A4EFB">
      <w:pPr>
        <w:widowControl w:val="0"/>
        <w:suppressAutoHyphens/>
        <w:spacing w:line="235" w:lineRule="auto"/>
        <w:ind w:left="57" w:right="57" w:firstLine="510"/>
        <w:rPr>
          <w:b/>
          <w:sz w:val="16"/>
          <w:szCs w:val="16"/>
        </w:rPr>
      </w:pPr>
    </w:p>
    <w:p w:rsidR="008A4EFB" w:rsidRDefault="00D070EA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="008A4EFB" w:rsidRPr="00186412">
        <w:rPr>
          <w:sz w:val="26"/>
          <w:szCs w:val="26"/>
        </w:rPr>
        <w:t>.2. Бюджет расходов инвестиционного проекта</w:t>
      </w:r>
    </w:p>
    <w:p w:rsidR="008A4EFB" w:rsidRPr="00EE4BDA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B1303A">
      <w:pPr>
        <w:widowControl w:val="0"/>
        <w:suppressAutoHyphens/>
        <w:spacing w:line="235" w:lineRule="auto"/>
        <w:ind w:left="57" w:right="57" w:hanging="57"/>
        <w:rPr>
          <w:sz w:val="26"/>
          <w:szCs w:val="26"/>
        </w:rPr>
      </w:pPr>
      <w:r w:rsidRPr="00186412">
        <w:rPr>
          <w:sz w:val="26"/>
          <w:szCs w:val="26"/>
        </w:rPr>
        <w:t xml:space="preserve">Т а б л и </w:t>
      </w:r>
      <w:r>
        <w:rPr>
          <w:sz w:val="26"/>
          <w:szCs w:val="26"/>
        </w:rPr>
        <w:t xml:space="preserve">ц а </w:t>
      </w:r>
      <w:r w:rsidR="00E20562">
        <w:rPr>
          <w:sz w:val="26"/>
          <w:szCs w:val="26"/>
        </w:rPr>
        <w:t>5</w:t>
      </w:r>
      <w:r w:rsidR="00100C42">
        <w:rPr>
          <w:sz w:val="26"/>
          <w:szCs w:val="26"/>
        </w:rPr>
        <w:t xml:space="preserve"> −</w:t>
      </w:r>
      <w:r>
        <w:rPr>
          <w:sz w:val="26"/>
          <w:szCs w:val="26"/>
        </w:rPr>
        <w:t xml:space="preserve"> Бюджет расходов инвестиц</w:t>
      </w:r>
      <w:r w:rsidRPr="00186412">
        <w:rPr>
          <w:sz w:val="26"/>
          <w:szCs w:val="26"/>
        </w:rPr>
        <w:t>ионного проекта (расходная часть)</w:t>
      </w:r>
    </w:p>
    <w:tbl>
      <w:tblPr>
        <w:tblW w:w="1034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5"/>
        <w:gridCol w:w="993"/>
        <w:gridCol w:w="1057"/>
        <w:gridCol w:w="1134"/>
        <w:gridCol w:w="1234"/>
        <w:gridCol w:w="1134"/>
        <w:gridCol w:w="1781"/>
      </w:tblGrid>
      <w:tr w:rsidR="008A4EFB" w:rsidRPr="00186412" w:rsidTr="00641D09">
        <w:trPr>
          <w:trHeight w:val="532"/>
          <w:tblHeader/>
        </w:trPr>
        <w:tc>
          <w:tcPr>
            <w:tcW w:w="30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6340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8A4EFB" w:rsidRPr="00186412" w:rsidTr="00641D09">
        <w:trPr>
          <w:trHeight w:val="128"/>
          <w:tblHeader/>
        </w:trPr>
        <w:tc>
          <w:tcPr>
            <w:tcW w:w="30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основных средств (оборудования, зданий, сооружений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и создание нематериальных активов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91064B" w:rsidP="00B1303A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Прочие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E20562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796292" w:rsidRDefault="0079629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E20562" w:rsidRPr="00186412" w:rsidRDefault="00E20562" w:rsidP="00100C42">
      <w:pPr>
        <w:widowControl w:val="0"/>
        <w:suppressAutoHyphens/>
        <w:spacing w:line="235" w:lineRule="auto"/>
        <w:ind w:left="57" w:right="57" w:hanging="199"/>
        <w:rPr>
          <w:sz w:val="26"/>
          <w:szCs w:val="26"/>
        </w:rPr>
      </w:pPr>
      <w:r w:rsidRPr="00186412">
        <w:rPr>
          <w:sz w:val="26"/>
          <w:szCs w:val="26"/>
        </w:rPr>
        <w:t xml:space="preserve">Т а б л и </w:t>
      </w:r>
      <w:r>
        <w:rPr>
          <w:sz w:val="26"/>
          <w:szCs w:val="26"/>
        </w:rPr>
        <w:t>ц а 6 - Бюджет затрат на освоение, производство и выпуск продукции</w:t>
      </w:r>
    </w:p>
    <w:p w:rsidR="00E20562" w:rsidRDefault="00E20562" w:rsidP="00E20562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tbl>
      <w:tblPr>
        <w:tblW w:w="10274" w:type="dxa"/>
        <w:jc w:val="center"/>
        <w:tblLayout w:type="fixed"/>
        <w:tblLook w:val="04A0" w:firstRow="1" w:lastRow="0" w:firstColumn="1" w:lastColumn="0" w:noHBand="0" w:noVBand="1"/>
      </w:tblPr>
      <w:tblGrid>
        <w:gridCol w:w="2747"/>
        <w:gridCol w:w="993"/>
        <w:gridCol w:w="998"/>
        <w:gridCol w:w="1134"/>
        <w:gridCol w:w="1234"/>
        <w:gridCol w:w="1134"/>
        <w:gridCol w:w="2034"/>
      </w:tblGrid>
      <w:tr w:rsidR="00E20562" w:rsidRPr="00186412" w:rsidTr="00641D09">
        <w:trPr>
          <w:trHeight w:val="532"/>
          <w:tblHeader/>
          <w:jc w:val="center"/>
        </w:trPr>
        <w:tc>
          <w:tcPr>
            <w:tcW w:w="27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65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20562" w:rsidRPr="00186412" w:rsidRDefault="00E20562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Себестоимость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E20562" w:rsidRPr="00186412" w:rsidTr="00641D09">
        <w:trPr>
          <w:trHeight w:val="128"/>
          <w:tblHeader/>
          <w:jc w:val="center"/>
        </w:trPr>
        <w:tc>
          <w:tcPr>
            <w:tcW w:w="27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E20562" w:rsidRPr="00186412" w:rsidTr="00641D09">
        <w:trPr>
          <w:trHeight w:val="315"/>
          <w:jc w:val="center"/>
        </w:trPr>
        <w:tc>
          <w:tcPr>
            <w:tcW w:w="274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371E9D" w:rsidRDefault="00E20562" w:rsidP="00C47482">
            <w:pPr>
              <w:widowControl w:val="0"/>
              <w:suppressAutoHyphens/>
              <w:spacing w:line="235" w:lineRule="auto"/>
              <w:ind w:left="57" w:right="57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Расчет себестоимости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E20562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E20562" w:rsidRPr="00EE4BDA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8A4EFB" w:rsidRPr="00186412" w:rsidRDefault="00D070EA" w:rsidP="00D070EA">
      <w:pPr>
        <w:widowControl w:val="0"/>
        <w:suppressAutoHyphens/>
        <w:spacing w:line="240" w:lineRule="exact"/>
        <w:ind w:firstLine="567"/>
        <w:jc w:val="both"/>
        <w:rPr>
          <w:rFonts w:eastAsia="Calibri"/>
          <w:b/>
          <w:sz w:val="26"/>
          <w:szCs w:val="26"/>
          <w:lang w:eastAsia="en-US"/>
        </w:rPr>
      </w:pPr>
      <w:r>
        <w:rPr>
          <w:b/>
          <w:sz w:val="26"/>
          <w:szCs w:val="26"/>
        </w:rPr>
        <w:t>7.</w:t>
      </w:r>
      <w:r w:rsidR="008A4EFB" w:rsidRPr="00186412">
        <w:rPr>
          <w:b/>
          <w:sz w:val="26"/>
          <w:szCs w:val="26"/>
        </w:rPr>
        <w:t xml:space="preserve"> </w:t>
      </w:r>
      <w:r w:rsidR="008A4EFB" w:rsidRPr="00186412">
        <w:rPr>
          <w:rFonts w:eastAsia="Calibri"/>
          <w:b/>
          <w:sz w:val="26"/>
          <w:szCs w:val="26"/>
          <w:lang w:eastAsia="en-US"/>
        </w:rPr>
        <w:t>Анализ и прогноз финансового состояния</w:t>
      </w:r>
    </w:p>
    <w:p w:rsidR="008A4EFB" w:rsidRPr="00186412" w:rsidRDefault="00D070EA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7</w:t>
      </w:r>
      <w:r w:rsidR="008A4EFB" w:rsidRPr="00186412">
        <w:rPr>
          <w:sz w:val="26"/>
          <w:szCs w:val="26"/>
        </w:rPr>
        <w:t xml:space="preserve">.1. </w:t>
      </w:r>
      <w:r w:rsidR="008A4EFB" w:rsidRPr="00D0141F">
        <w:rPr>
          <w:sz w:val="26"/>
          <w:szCs w:val="26"/>
        </w:rPr>
        <w:t>Анализ финансового состояния</w:t>
      </w:r>
    </w:p>
    <w:p w:rsidR="008A4EFB" w:rsidRPr="00186412" w:rsidRDefault="00D070EA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7</w:t>
      </w:r>
      <w:r w:rsidR="008A4EFB" w:rsidRPr="00186412">
        <w:rPr>
          <w:sz w:val="26"/>
          <w:szCs w:val="26"/>
        </w:rPr>
        <w:t>.2. Прогноз финансового состояния</w:t>
      </w:r>
    </w:p>
    <w:p w:rsidR="008A4EFB" w:rsidRDefault="00D070EA" w:rsidP="00D070EA">
      <w:pPr>
        <w:widowControl w:val="0"/>
        <w:suppressAutoHyphens/>
        <w:spacing w:line="240" w:lineRule="exact"/>
        <w:ind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8.</w:t>
      </w:r>
      <w:r w:rsidR="008A4EFB" w:rsidRPr="00186412">
        <w:rPr>
          <w:b/>
          <w:sz w:val="26"/>
          <w:szCs w:val="26"/>
        </w:rPr>
        <w:t xml:space="preserve"> Расчет инвестиционной эффективности</w:t>
      </w:r>
    </w:p>
    <w:p w:rsidR="008A4EFB" w:rsidRDefault="008A4EFB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</w:p>
    <w:p w:rsidR="008A4EFB" w:rsidRDefault="008A4EFB" w:rsidP="00F470A3">
      <w:pPr>
        <w:widowControl w:val="0"/>
        <w:suppressAutoHyphens/>
        <w:spacing w:line="240" w:lineRule="exact"/>
        <w:ind w:left="-142"/>
        <w:rPr>
          <w:sz w:val="26"/>
          <w:szCs w:val="26"/>
        </w:rPr>
      </w:pPr>
      <w:r w:rsidRPr="00BC035A">
        <w:rPr>
          <w:sz w:val="26"/>
          <w:szCs w:val="26"/>
        </w:rPr>
        <w:t xml:space="preserve">Т а б л и ц а </w:t>
      </w:r>
      <w:r w:rsidR="00371E9D">
        <w:rPr>
          <w:sz w:val="26"/>
          <w:szCs w:val="26"/>
        </w:rPr>
        <w:t>7</w:t>
      </w:r>
      <w:r>
        <w:rPr>
          <w:sz w:val="26"/>
          <w:szCs w:val="26"/>
        </w:rPr>
        <w:t xml:space="preserve"> – Показатели инвестиционной эффективности проекта</w:t>
      </w:r>
    </w:p>
    <w:p w:rsidR="008A4EFB" w:rsidRPr="00BC035A" w:rsidRDefault="008A4EFB" w:rsidP="008A4EFB">
      <w:pPr>
        <w:widowControl w:val="0"/>
        <w:suppressAutoHyphens/>
        <w:spacing w:line="240" w:lineRule="exact"/>
        <w:ind w:firstLine="510"/>
        <w:jc w:val="center"/>
        <w:rPr>
          <w:sz w:val="16"/>
          <w:szCs w:val="16"/>
        </w:rPr>
      </w:pPr>
    </w:p>
    <w:tbl>
      <w:tblPr>
        <w:tblW w:w="10177" w:type="dxa"/>
        <w:jc w:val="center"/>
        <w:tblLook w:val="04A0" w:firstRow="1" w:lastRow="0" w:firstColumn="1" w:lastColumn="0" w:noHBand="0" w:noVBand="1"/>
      </w:tblPr>
      <w:tblGrid>
        <w:gridCol w:w="5641"/>
        <w:gridCol w:w="1276"/>
        <w:gridCol w:w="1408"/>
        <w:gridCol w:w="1852"/>
      </w:tblGrid>
      <w:tr w:rsidR="008A4EFB" w:rsidRPr="00865811" w:rsidTr="00641D09">
        <w:trPr>
          <w:trHeight w:val="25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Показатель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Ед.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Значение</w:t>
            </w: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Критерии оценки</w:t>
            </w:r>
          </w:p>
        </w:tc>
      </w:tr>
      <w:tr w:rsidR="008A4EFB" w:rsidRPr="009E729E" w:rsidTr="00641D09">
        <w:trPr>
          <w:trHeight w:val="320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9E729E" w:rsidRDefault="008A4EF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Чистый дисконтированный доход</w:t>
            </w:r>
            <w:r w:rsidRPr="009E729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 </w:t>
            </w:r>
            <w:r w:rsidRPr="009E729E">
              <w:rPr>
                <w:sz w:val="26"/>
                <w:szCs w:val="26"/>
              </w:rPr>
              <w:t>ЧДД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руб.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ЧДД&gt;0</w:t>
            </w:r>
          </w:p>
        </w:tc>
      </w:tr>
      <w:tr w:rsidR="008A4EFB" w:rsidRPr="009E729E" w:rsidTr="00641D09">
        <w:trPr>
          <w:trHeight w:val="22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Внутренняя норма доходности, </w:t>
            </w: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%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Default="008A4EFB" w:rsidP="00CE4E89">
            <w:pPr>
              <w:jc w:val="center"/>
            </w:pPr>
            <w:r w:rsidRPr="00E32323">
              <w:t>PI&gt;1</w:t>
            </w:r>
          </w:p>
        </w:tc>
      </w:tr>
      <w:tr w:rsidR="008A4EFB" w:rsidRPr="009E729E" w:rsidTr="00641D09">
        <w:trPr>
          <w:trHeight w:val="22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 xml:space="preserve">Индекс доходности, </w:t>
            </w: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A4EFB" w:rsidRPr="009E729E" w:rsidRDefault="009318AC" w:rsidP="00CE4E89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−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IRR&gt;ставка дисконта</w:t>
            </w:r>
          </w:p>
        </w:tc>
      </w:tr>
      <w:tr w:rsidR="008A4EFB" w:rsidRPr="009E729E" w:rsidTr="00641D09">
        <w:trPr>
          <w:trHeight w:val="25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Дисконтированный срок окупаемости, </w:t>
            </w: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333DBB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лет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D9103E" w:rsidRDefault="008A4EFB" w:rsidP="00CE4E89">
            <w:pPr>
              <w:jc w:val="center"/>
            </w:pPr>
            <w:r>
              <w:rPr>
                <w:lang w:val="en-US"/>
              </w:rPr>
              <w:t>DPP&lt;</w:t>
            </w:r>
            <w:r>
              <w:t xml:space="preserve"> установленных ограничений</w:t>
            </w:r>
          </w:p>
        </w:tc>
      </w:tr>
    </w:tbl>
    <w:p w:rsidR="008A4EFB" w:rsidRPr="00186412" w:rsidRDefault="008A4EFB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</w:p>
    <w:p w:rsidR="008A4EFB" w:rsidRPr="00186412" w:rsidRDefault="00D070EA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9.</w:t>
      </w:r>
      <w:r w:rsidR="008A4EFB" w:rsidRPr="00186412">
        <w:rPr>
          <w:b/>
          <w:sz w:val="26"/>
          <w:szCs w:val="26"/>
        </w:rPr>
        <w:t xml:space="preserve"> Анализ рисков</w:t>
      </w:r>
    </w:p>
    <w:p w:rsidR="008A4EFB" w:rsidRPr="00186412" w:rsidRDefault="00D070EA" w:rsidP="008A4EFB">
      <w:pPr>
        <w:widowControl w:val="0"/>
        <w:suppressAutoHyphens/>
        <w:spacing w:line="240" w:lineRule="exact"/>
        <w:ind w:firstLine="510"/>
        <w:jc w:val="both"/>
        <w:rPr>
          <w:rFonts w:eastAsia="Calibri"/>
          <w:sz w:val="26"/>
          <w:szCs w:val="26"/>
        </w:rPr>
      </w:pPr>
      <w:r>
        <w:rPr>
          <w:b/>
          <w:sz w:val="26"/>
          <w:szCs w:val="26"/>
        </w:rPr>
        <w:t>10.</w:t>
      </w:r>
      <w:r w:rsidR="008A4EFB" w:rsidRPr="00186412">
        <w:rPr>
          <w:b/>
          <w:sz w:val="26"/>
          <w:szCs w:val="26"/>
        </w:rPr>
        <w:t xml:space="preserve"> Организационная схема реализации проекта</w:t>
      </w:r>
    </w:p>
    <w:p w:rsidR="008A4EFB" w:rsidRDefault="00D070EA" w:rsidP="008A4EFB">
      <w:pPr>
        <w:autoSpaceDE w:val="0"/>
        <w:autoSpaceDN w:val="0"/>
        <w:adjustRightInd w:val="0"/>
        <w:spacing w:line="280" w:lineRule="exact"/>
        <w:ind w:firstLine="540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10</w:t>
      </w:r>
      <w:r w:rsidR="005349AF">
        <w:rPr>
          <w:rFonts w:eastAsia="Calibri"/>
          <w:sz w:val="26"/>
          <w:szCs w:val="26"/>
        </w:rPr>
        <w:t xml:space="preserve">.1 </w:t>
      </w:r>
      <w:r w:rsidR="008A4EFB">
        <w:rPr>
          <w:rFonts w:eastAsia="Calibri"/>
          <w:sz w:val="26"/>
          <w:szCs w:val="26"/>
        </w:rPr>
        <w:t xml:space="preserve">Схема </w:t>
      </w:r>
      <w:r w:rsidR="00796292">
        <w:rPr>
          <w:rFonts w:eastAsia="Calibri"/>
          <w:sz w:val="26"/>
          <w:szCs w:val="26"/>
        </w:rPr>
        <w:t>в</w:t>
      </w:r>
      <w:r w:rsidR="00274C4A">
        <w:rPr>
          <w:rFonts w:eastAsia="Calibri"/>
          <w:sz w:val="26"/>
          <w:szCs w:val="26"/>
        </w:rPr>
        <w:t>нутренн</w:t>
      </w:r>
      <w:r w:rsidR="00796292">
        <w:rPr>
          <w:rFonts w:eastAsia="Calibri"/>
          <w:sz w:val="26"/>
          <w:szCs w:val="26"/>
        </w:rPr>
        <w:t>ей</w:t>
      </w:r>
      <w:r w:rsidR="00274C4A">
        <w:rPr>
          <w:rFonts w:eastAsia="Calibri"/>
          <w:sz w:val="26"/>
          <w:szCs w:val="26"/>
        </w:rPr>
        <w:t xml:space="preserve"> о</w:t>
      </w:r>
      <w:r w:rsidR="008A4EFB">
        <w:rPr>
          <w:rFonts w:eastAsia="Calibri"/>
          <w:sz w:val="26"/>
          <w:szCs w:val="26"/>
        </w:rPr>
        <w:t>рганизационн</w:t>
      </w:r>
      <w:r w:rsidR="00796292">
        <w:rPr>
          <w:rFonts w:eastAsia="Calibri"/>
          <w:sz w:val="26"/>
          <w:szCs w:val="26"/>
        </w:rPr>
        <w:t>ой</w:t>
      </w:r>
      <w:r w:rsidR="008A4EFB">
        <w:rPr>
          <w:rFonts w:eastAsia="Calibri"/>
          <w:sz w:val="26"/>
          <w:szCs w:val="26"/>
        </w:rPr>
        <w:t xml:space="preserve"> структура проекта</w:t>
      </w:r>
      <w:r w:rsidR="00796292">
        <w:rPr>
          <w:rFonts w:eastAsia="Calibri"/>
          <w:sz w:val="26"/>
          <w:szCs w:val="26"/>
        </w:rPr>
        <w:t xml:space="preserve"> представлена на рисунке 1</w:t>
      </w:r>
      <w:r w:rsidR="00F525CF" w:rsidRPr="009F268E">
        <w:rPr>
          <w:rFonts w:eastAsia="Calibri"/>
          <w:sz w:val="26"/>
          <w:szCs w:val="26"/>
        </w:rPr>
        <w:t>.</w:t>
      </w: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269BF7" wp14:editId="6C3A0F0C">
            <wp:simplePos x="0" y="0"/>
            <wp:positionH relativeFrom="column">
              <wp:posOffset>727710</wp:posOffset>
            </wp:positionH>
            <wp:positionV relativeFrom="paragraph">
              <wp:posOffset>127635</wp:posOffset>
            </wp:positionV>
            <wp:extent cx="4457700" cy="28384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02" cy="283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641D09" w:rsidRDefault="00641D09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5349AF" w:rsidP="00F525CF">
      <w:pPr>
        <w:autoSpaceDE w:val="0"/>
        <w:autoSpaceDN w:val="0"/>
        <w:adjustRightInd w:val="0"/>
        <w:spacing w:line="280" w:lineRule="exact"/>
        <w:jc w:val="center"/>
        <w:rPr>
          <w:rFonts w:eastAsia="Calibri"/>
          <w:sz w:val="26"/>
          <w:szCs w:val="26"/>
        </w:rPr>
      </w:pPr>
      <w:r w:rsidRPr="009F268E">
        <w:rPr>
          <w:rFonts w:eastAsia="Calibri"/>
          <w:sz w:val="26"/>
          <w:szCs w:val="26"/>
        </w:rPr>
        <w:t>Рисунок 1</w:t>
      </w:r>
      <w:r w:rsidR="00F525CF" w:rsidRPr="009F268E">
        <w:rPr>
          <w:rFonts w:eastAsia="Calibri"/>
          <w:sz w:val="26"/>
          <w:szCs w:val="26"/>
        </w:rPr>
        <w:t xml:space="preserve"> −</w:t>
      </w:r>
      <w:r w:rsidRPr="009F268E">
        <w:rPr>
          <w:rFonts w:eastAsia="Calibri"/>
          <w:sz w:val="26"/>
          <w:szCs w:val="26"/>
        </w:rPr>
        <w:t xml:space="preserve"> Схема внутренней организационной структура проекта</w:t>
      </w:r>
    </w:p>
    <w:p w:rsidR="00274C4A" w:rsidRDefault="00274C4A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274C4A" w:rsidRDefault="00B42A90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lastRenderedPageBreak/>
        <w:t>10</w:t>
      </w:r>
      <w:r w:rsidR="005349AF">
        <w:rPr>
          <w:rFonts w:eastAsia="Calibri"/>
          <w:sz w:val="26"/>
          <w:szCs w:val="26"/>
        </w:rPr>
        <w:t xml:space="preserve">.2 </w:t>
      </w:r>
      <w:r w:rsidR="00274C4A">
        <w:rPr>
          <w:rFonts w:eastAsia="Calibri"/>
          <w:sz w:val="26"/>
          <w:szCs w:val="26"/>
        </w:rPr>
        <w:t xml:space="preserve">Схема </w:t>
      </w:r>
      <w:r w:rsidR="00796292">
        <w:rPr>
          <w:rFonts w:eastAsia="Calibri"/>
          <w:sz w:val="26"/>
          <w:szCs w:val="26"/>
        </w:rPr>
        <w:t>в</w:t>
      </w:r>
      <w:r w:rsidR="00274C4A">
        <w:rPr>
          <w:rFonts w:eastAsia="Calibri"/>
          <w:sz w:val="26"/>
          <w:szCs w:val="26"/>
        </w:rPr>
        <w:t>нешн</w:t>
      </w:r>
      <w:r w:rsidR="00796292">
        <w:rPr>
          <w:rFonts w:eastAsia="Calibri"/>
          <w:sz w:val="26"/>
          <w:szCs w:val="26"/>
        </w:rPr>
        <w:t>ей</w:t>
      </w:r>
      <w:r w:rsidR="00274C4A">
        <w:rPr>
          <w:rFonts w:eastAsia="Calibri"/>
          <w:sz w:val="26"/>
          <w:szCs w:val="26"/>
        </w:rPr>
        <w:t xml:space="preserve"> организационн</w:t>
      </w:r>
      <w:r w:rsidR="00796292">
        <w:rPr>
          <w:rFonts w:eastAsia="Calibri"/>
          <w:sz w:val="26"/>
          <w:szCs w:val="26"/>
        </w:rPr>
        <w:t>ой</w:t>
      </w:r>
      <w:r w:rsidR="00274C4A">
        <w:rPr>
          <w:rFonts w:eastAsia="Calibri"/>
          <w:sz w:val="26"/>
          <w:szCs w:val="26"/>
        </w:rPr>
        <w:t xml:space="preserve"> структура проекта</w:t>
      </w:r>
      <w:r w:rsidR="00796292">
        <w:rPr>
          <w:rFonts w:eastAsia="Calibri"/>
          <w:sz w:val="26"/>
          <w:szCs w:val="26"/>
        </w:rPr>
        <w:t xml:space="preserve"> представлена на рисунке</w:t>
      </w:r>
      <w:r>
        <w:rPr>
          <w:rFonts w:eastAsia="Calibri"/>
          <w:sz w:val="26"/>
          <w:szCs w:val="26"/>
        </w:rPr>
        <w:t> </w:t>
      </w:r>
      <w:r w:rsidR="00796292">
        <w:rPr>
          <w:rFonts w:eastAsia="Calibri"/>
          <w:sz w:val="26"/>
          <w:szCs w:val="26"/>
        </w:rPr>
        <w:t>2</w:t>
      </w:r>
      <w:r w:rsidR="00F525CF" w:rsidRPr="009F268E">
        <w:rPr>
          <w:rFonts w:eastAsia="Calibri"/>
          <w:sz w:val="26"/>
          <w:szCs w:val="26"/>
        </w:rPr>
        <w:t>.</w:t>
      </w:r>
    </w:p>
    <w:p w:rsidR="00274C4A" w:rsidRDefault="00274C4A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274C4A" w:rsidRPr="00274C4A" w:rsidRDefault="00641D09" w:rsidP="00274C4A">
      <w:pPr>
        <w:spacing w:after="200" w:line="276" w:lineRule="auto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74C4A">
        <w:rPr>
          <w:rFonts w:asciiTheme="minorHAnsi" w:eastAsiaTheme="minorHAnsi" w:hAnsiTheme="minorHAnsi" w:cstheme="minorBidi"/>
          <w:sz w:val="22"/>
          <w:szCs w:val="22"/>
          <w:lang w:eastAsia="en-US"/>
        </w:rPr>
        <w:object w:dxaOrig="5754" w:dyaOrig="3486">
          <v:shape id="_x0000_i1030" type="#_x0000_t75" style="width:278.25pt;height:168pt" o:ole="">
            <v:imagedata r:id="rId25" o:title=""/>
          </v:shape>
          <o:OLEObject Type="Embed" ProgID="Visio.Drawing.11" ShapeID="_x0000_i1030" DrawAspect="Content" ObjectID="_1624351577" r:id="rId26"/>
        </w:object>
      </w:r>
    </w:p>
    <w:p w:rsidR="00274C4A" w:rsidRDefault="005349AF" w:rsidP="00F525CF">
      <w:pPr>
        <w:autoSpaceDE w:val="0"/>
        <w:autoSpaceDN w:val="0"/>
        <w:adjustRightInd w:val="0"/>
        <w:spacing w:line="280" w:lineRule="exact"/>
        <w:jc w:val="center"/>
        <w:rPr>
          <w:rFonts w:eastAsia="Calibri"/>
          <w:sz w:val="26"/>
          <w:szCs w:val="26"/>
        </w:rPr>
      </w:pPr>
      <w:r w:rsidRPr="009F268E">
        <w:rPr>
          <w:rFonts w:eastAsia="Calibri"/>
          <w:sz w:val="26"/>
          <w:szCs w:val="26"/>
        </w:rPr>
        <w:t>Рисунок 2</w:t>
      </w:r>
      <w:r w:rsidR="00F525CF" w:rsidRPr="009F268E">
        <w:rPr>
          <w:rFonts w:eastAsia="Calibri"/>
          <w:sz w:val="26"/>
          <w:szCs w:val="26"/>
        </w:rPr>
        <w:t xml:space="preserve"> −</w:t>
      </w:r>
      <w:r w:rsidRPr="009F268E">
        <w:rPr>
          <w:rFonts w:eastAsia="Calibri"/>
          <w:sz w:val="26"/>
          <w:szCs w:val="26"/>
        </w:rPr>
        <w:t xml:space="preserve"> Схема внешней организационной структура проекта</w:t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5349AF" w:rsidRDefault="00880865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10.3</w:t>
      </w:r>
      <w:r w:rsidR="005349AF">
        <w:rPr>
          <w:rFonts w:eastAsia="Calibri"/>
          <w:sz w:val="26"/>
          <w:szCs w:val="26"/>
        </w:rPr>
        <w:t xml:space="preserve"> Матрица ответственности представлена в виде таблицы 8.</w:t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Pr="00074F90" w:rsidRDefault="008A4EFB" w:rsidP="00DA55C5">
      <w:pPr>
        <w:widowControl w:val="0"/>
        <w:suppressAutoHyphens/>
        <w:spacing w:line="240" w:lineRule="exact"/>
        <w:ind w:hanging="284"/>
        <w:rPr>
          <w:sz w:val="26"/>
          <w:szCs w:val="26"/>
        </w:rPr>
      </w:pPr>
      <w:r w:rsidRPr="00074F90">
        <w:rPr>
          <w:sz w:val="26"/>
          <w:szCs w:val="26"/>
        </w:rPr>
        <w:t>Т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а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б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л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ц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 xml:space="preserve">а </w:t>
      </w:r>
      <w:r w:rsidR="00371E9D">
        <w:rPr>
          <w:sz w:val="26"/>
          <w:szCs w:val="26"/>
        </w:rPr>
        <w:t>8</w:t>
      </w:r>
      <w:r w:rsidRPr="00074F90">
        <w:rPr>
          <w:sz w:val="26"/>
          <w:szCs w:val="26"/>
        </w:rPr>
        <w:t xml:space="preserve"> – Матрица ответственности </w:t>
      </w: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tbl>
      <w:tblPr>
        <w:tblStyle w:val="af5"/>
        <w:tblW w:w="0" w:type="auto"/>
        <w:tblInd w:w="-176" w:type="dxa"/>
        <w:tblLook w:val="04A0" w:firstRow="1" w:lastRow="0" w:firstColumn="1" w:lastColumn="0" w:noHBand="0" w:noVBand="1"/>
      </w:tblPr>
      <w:tblGrid>
        <w:gridCol w:w="2411"/>
        <w:gridCol w:w="1820"/>
        <w:gridCol w:w="2027"/>
        <w:gridCol w:w="2027"/>
        <w:gridCol w:w="2028"/>
      </w:tblGrid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ind w:left="1169" w:hanging="1027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A6021AB" wp14:editId="24F85C96">
                      <wp:simplePos x="0" y="0"/>
                      <wp:positionH relativeFrom="column">
                        <wp:posOffset>-67005</wp:posOffset>
                      </wp:positionH>
                      <wp:positionV relativeFrom="paragraph">
                        <wp:posOffset>-2515</wp:posOffset>
                      </wp:positionV>
                      <wp:extent cx="1521561" cy="702260"/>
                      <wp:effectExtent l="0" t="0" r="21590" b="22225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1561" cy="7022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2977F5" id="Прямая соединительная линия 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-.2pt" to="114.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" strokecolor="black [3213]"/>
                  </w:pict>
                </mc:Fallback>
              </mc:AlternateContent>
            </w:r>
            <w:r>
              <w:rPr>
                <w:rFonts w:eastAsia="Calibri"/>
                <w:sz w:val="26"/>
                <w:szCs w:val="26"/>
              </w:rPr>
              <w:t xml:space="preserve">        Участники  проекта</w:t>
            </w:r>
          </w:p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Задачи, </w:t>
            </w:r>
          </w:p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мероприятия</w:t>
            </w:r>
          </w:p>
        </w:tc>
        <w:tc>
          <w:tcPr>
            <w:tcW w:w="1820" w:type="dxa"/>
            <w:vAlign w:val="center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2027" w:type="dxa"/>
            <w:vAlign w:val="center"/>
          </w:tcPr>
          <w:p w:rsidR="008A4EFB" w:rsidRPr="005B5E11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Участник</w:t>
            </w:r>
            <w:r w:rsidRPr="00186412">
              <w:rPr>
                <w:i/>
                <w:sz w:val="26"/>
                <w:szCs w:val="26"/>
                <w:lang w:val="en-US"/>
              </w:rPr>
              <w:t xml:space="preserve"> N</w:t>
            </w:r>
            <w:r>
              <w:rPr>
                <w:i/>
                <w:sz w:val="26"/>
                <w:szCs w:val="26"/>
              </w:rPr>
              <w:t>+1</w:t>
            </w:r>
          </w:p>
        </w:tc>
        <w:tc>
          <w:tcPr>
            <w:tcW w:w="2027" w:type="dxa"/>
            <w:vAlign w:val="center"/>
          </w:tcPr>
          <w:p w:rsidR="008A4EFB" w:rsidRPr="00E7695E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  <w:r>
              <w:rPr>
                <w:i/>
                <w:sz w:val="26"/>
                <w:szCs w:val="26"/>
              </w:rPr>
              <w:t>+2</w:t>
            </w:r>
          </w:p>
        </w:tc>
        <w:tc>
          <w:tcPr>
            <w:tcW w:w="2028" w:type="dxa"/>
            <w:vAlign w:val="center"/>
          </w:tcPr>
          <w:p w:rsidR="008A4EFB" w:rsidRPr="00E7695E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  <w:r>
              <w:rPr>
                <w:i/>
                <w:sz w:val="26"/>
                <w:szCs w:val="26"/>
              </w:rPr>
              <w:t>+3</w:t>
            </w: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</w:t>
            </w:r>
            <w:r w:rsidR="00535503">
              <w:rPr>
                <w:sz w:val="26"/>
                <w:szCs w:val="26"/>
                <w:lang w:val="en-US"/>
              </w:rPr>
              <w:t xml:space="preserve"> </w:t>
            </w:r>
            <w:r w:rsidR="00535503" w:rsidRPr="00535503">
              <w:rPr>
                <w:sz w:val="26"/>
                <w:szCs w:val="26"/>
              </w:rPr>
              <w:t>..</w:t>
            </w:r>
            <w:r w:rsidRPr="00186412">
              <w:rPr>
                <w:sz w:val="26"/>
                <w:szCs w:val="26"/>
              </w:rPr>
              <w:t xml:space="preserve">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</w:tbl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  <w:sectPr w:rsidR="008A4EFB" w:rsidSect="00552149">
          <w:headerReference w:type="default" r:id="rId27"/>
          <w:pgSz w:w="11906" w:h="16838" w:code="9"/>
          <w:pgMar w:top="1247" w:right="851" w:bottom="1134" w:left="1134" w:header="709" w:footer="709" w:gutter="0"/>
          <w:cols w:space="708"/>
          <w:docGrid w:linePitch="360"/>
        </w:sectPr>
      </w:pPr>
    </w:p>
    <w:p w:rsidR="000E7F77" w:rsidRDefault="000E7F77" w:rsidP="00DA55C5">
      <w:pPr>
        <w:tabs>
          <w:tab w:val="left" w:pos="3402"/>
          <w:tab w:val="left" w:pos="4111"/>
          <w:tab w:val="left" w:pos="4820"/>
          <w:tab w:val="left" w:pos="8364"/>
        </w:tabs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Е</w:t>
      </w:r>
    </w:p>
    <w:p w:rsidR="000E7F77" w:rsidRDefault="000E7F77" w:rsidP="00DA55C5">
      <w:pPr>
        <w:tabs>
          <w:tab w:val="left" w:pos="3402"/>
          <w:tab w:val="left" w:pos="4111"/>
          <w:tab w:val="left" w:pos="4820"/>
          <w:tab w:val="left" w:pos="8364"/>
        </w:tabs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r w:rsidRPr="007A522B">
        <w:rPr>
          <w:b/>
          <w:sz w:val="26"/>
          <w:szCs w:val="26"/>
        </w:rPr>
        <w:t>обязательное</w:t>
      </w:r>
      <w:r>
        <w:rPr>
          <w:b/>
          <w:sz w:val="26"/>
          <w:szCs w:val="26"/>
        </w:rPr>
        <w:t>)</w:t>
      </w:r>
    </w:p>
    <w:p w:rsidR="000E7F77" w:rsidRDefault="000E7F77" w:rsidP="000E7F77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0E7F77" w:rsidRDefault="00001ECD" w:rsidP="000E7F77">
      <w:pPr>
        <w:jc w:val="center"/>
        <w:rPr>
          <w:rFonts w:eastAsia="Calibri"/>
          <w:b/>
          <w:sz w:val="26"/>
          <w:szCs w:val="26"/>
          <w:lang w:eastAsia="en-US"/>
        </w:rPr>
      </w:pPr>
      <w:bookmarkStart w:id="6" w:name="_Toc504050887"/>
      <w:r>
        <w:rPr>
          <w:rFonts w:eastAsia="Calibri"/>
          <w:b/>
          <w:sz w:val="26"/>
          <w:szCs w:val="26"/>
          <w:lang w:eastAsia="en-US"/>
        </w:rPr>
        <w:t>К</w:t>
      </w:r>
      <w:r w:rsidR="000E7F77" w:rsidRPr="00A95FC2">
        <w:rPr>
          <w:rFonts w:eastAsia="Calibri"/>
          <w:b/>
          <w:sz w:val="26"/>
          <w:szCs w:val="26"/>
          <w:lang w:eastAsia="en-US"/>
        </w:rPr>
        <w:t>лассы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инвестиционных проектов </w:t>
      </w:r>
      <w:bookmarkEnd w:id="6"/>
    </w:p>
    <w:p w:rsidR="000E7F77" w:rsidRDefault="000E7F77" w:rsidP="000E7F77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9C7F33">
        <w:rPr>
          <w:rFonts w:eastAsia="Calibri"/>
          <w:b/>
          <w:sz w:val="26"/>
          <w:szCs w:val="26"/>
          <w:lang w:eastAsia="en-US"/>
        </w:rPr>
        <w:t>Е</w:t>
      </w:r>
      <w:r w:rsidR="00DA55C5" w:rsidRPr="009C7F33">
        <w:rPr>
          <w:rFonts w:eastAsia="Calibri"/>
          <w:b/>
          <w:sz w:val="26"/>
          <w:szCs w:val="26"/>
          <w:lang w:eastAsia="en-US"/>
        </w:rPr>
        <w:t>.</w:t>
      </w:r>
      <w:r w:rsidR="000E7F77" w:rsidRPr="009C7F33">
        <w:rPr>
          <w:rFonts w:eastAsia="Calibri"/>
          <w:b/>
          <w:sz w:val="26"/>
          <w:szCs w:val="26"/>
          <w:lang w:eastAsia="en-US"/>
        </w:rPr>
        <w:t>1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по предмету инвестиций</w:t>
      </w:r>
    </w:p>
    <w:tbl>
      <w:tblPr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2552"/>
        <w:gridCol w:w="6946"/>
      </w:tblGrid>
      <w:tr w:rsidR="009E3DB1" w:rsidRPr="00636BF1" w:rsidTr="009E3DB1">
        <w:trPr>
          <w:trHeight w:val="420"/>
          <w:tblHeader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DA55C5">
            <w:pPr>
              <w:jc w:val="center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Класс </w:t>
            </w:r>
            <w:r>
              <w:rPr>
                <w:color w:val="000000"/>
                <w:sz w:val="26"/>
                <w:szCs w:val="26"/>
              </w:rPr>
              <w:t>ИП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E3DB1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Определение</w:t>
            </w:r>
          </w:p>
        </w:tc>
      </w:tr>
      <w:tr w:rsidR="009E3DB1" w:rsidRPr="00636BF1" w:rsidTr="009E3DB1">
        <w:trPr>
          <w:trHeight w:val="359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9E3DB1" w:rsidRPr="00636BF1" w:rsidTr="009E3DB1">
        <w:trPr>
          <w:trHeight w:val="667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E3DB1" w:rsidP="00206189">
            <w:pPr>
              <w:jc w:val="both"/>
              <w:rPr>
                <w:color w:val="000000"/>
                <w:sz w:val="26"/>
                <w:szCs w:val="26"/>
              </w:rPr>
            </w:pPr>
            <w:r w:rsidRPr="00CA60E1">
              <w:rPr>
                <w:color w:val="000000"/>
                <w:sz w:val="26"/>
                <w:szCs w:val="26"/>
              </w:rPr>
              <w:t>Инициативная НИОКР, выполняемая в рамках ГП РФ,</w:t>
            </w:r>
            <w:r>
              <w:rPr>
                <w:color w:val="000000"/>
                <w:sz w:val="26"/>
                <w:szCs w:val="26"/>
              </w:rPr>
              <w:t xml:space="preserve"> по созданию инновационной и высокотехнологичной продукции</w:t>
            </w:r>
          </w:p>
        </w:tc>
      </w:tr>
      <w:tr w:rsidR="009E3DB1" w:rsidRPr="00636BF1" w:rsidTr="009E3DB1">
        <w:trPr>
          <w:trHeight w:val="1034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1.2 </w:t>
            </w:r>
            <w:r w:rsidRPr="00636BF1">
              <w:rPr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предполагающие замещение составных узлов (деталей) и комплектующих изделий на более совершенные в части используемых материалов и технологий с целью снижения себестоимости, улучшения ТТХ, унификации технических и технологических решений и программно-аппаратных средств.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DD70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направленные на создание, модернизацию, техническое перевооружение производственно-испытательной базы ИС Концерна. 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1.4 </w:t>
            </w:r>
            <w:r w:rsidRPr="00636BF1">
              <w:rPr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снижение зависимости от зарубежных поставок Э</w:t>
            </w:r>
            <w:r>
              <w:rPr>
                <w:color w:val="000000"/>
                <w:sz w:val="26"/>
                <w:szCs w:val="26"/>
              </w:rPr>
              <w:t>КБ</w:t>
            </w:r>
            <w:r w:rsidRPr="00636BF1">
              <w:rPr>
                <w:color w:val="000000"/>
                <w:sz w:val="26"/>
                <w:szCs w:val="26"/>
              </w:rPr>
              <w:t xml:space="preserve"> и проведение НИОКР по созданию отечественных технологий производства ЭРИ. </w:t>
            </w:r>
          </w:p>
        </w:tc>
      </w:tr>
      <w:tr w:rsidR="009E3DB1" w:rsidRPr="00636BF1" w:rsidTr="009E3DB1">
        <w:trPr>
          <w:trHeight w:val="9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1.5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DD637A">
              <w:rPr>
                <w:color w:val="000000"/>
                <w:sz w:val="26"/>
                <w:szCs w:val="26"/>
              </w:rPr>
              <w:t xml:space="preserve">Проекты строительства, реконструкции и технического оснащения производственной базы </w:t>
            </w:r>
            <w:r>
              <w:rPr>
                <w:color w:val="000000"/>
                <w:sz w:val="26"/>
                <w:szCs w:val="26"/>
              </w:rPr>
              <w:t>интегрированной структуры</w:t>
            </w:r>
            <w:r w:rsidRPr="00DD637A">
              <w:rPr>
                <w:color w:val="000000"/>
                <w:sz w:val="26"/>
                <w:szCs w:val="26"/>
              </w:rPr>
              <w:t xml:space="preserve"> Концерна с целью качественного улучшения или количественного повышения основных бизнес-показателей</w:t>
            </w:r>
            <w:r>
              <w:rPr>
                <w:color w:val="000000"/>
                <w:sz w:val="26"/>
                <w:szCs w:val="26"/>
              </w:rPr>
              <w:t xml:space="preserve"> ДО и ИС Концерна</w:t>
            </w:r>
            <w:r w:rsidRPr="00DD637A">
              <w:rPr>
                <w:color w:val="000000"/>
                <w:sz w:val="26"/>
                <w:szCs w:val="26"/>
              </w:rPr>
              <w:t xml:space="preserve"> по одному или нескольким направлениям</w:t>
            </w:r>
          </w:p>
        </w:tc>
      </w:tr>
      <w:tr w:rsidR="009E3DB1" w:rsidRPr="00636BF1" w:rsidTr="009E3DB1">
        <w:trPr>
          <w:trHeight w:val="12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EF5D4B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Модернизация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и техническое перевооружение</w:t>
            </w:r>
            <w:r w:rsidR="00EF5D4B" w:rsidRPr="00EF5D4B">
              <w:rPr>
                <w:color w:val="000000"/>
                <w:sz w:val="26"/>
                <w:szCs w:val="26"/>
              </w:rPr>
              <w:t xml:space="preserve"> </w:t>
            </w:r>
            <w:r w:rsidR="00EF5D4B">
              <w:rPr>
                <w:color w:val="000000"/>
                <w:sz w:val="26"/>
                <w:szCs w:val="26"/>
              </w:rPr>
              <w:t>производства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 по повышению технико-экономических показателей основных средств на основе внедрения передовой техники и технологии, механизации и автоматизации производства, модернизации и замены морально устаревшего и физически изношенного оборудования новым, более производительным. </w:t>
            </w:r>
          </w:p>
        </w:tc>
      </w:tr>
      <w:tr w:rsidR="009E3DB1" w:rsidRPr="00636BF1" w:rsidTr="009E3DB1">
        <w:trPr>
          <w:trHeight w:val="303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2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9E3DB1" w:rsidRPr="00636BF1" w:rsidTr="009E3DB1">
        <w:trPr>
          <w:trHeight w:val="77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2.1 </w:t>
            </w:r>
            <w:r w:rsidRPr="00636BF1">
              <w:rPr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E3DB1" w:rsidRPr="00636BF1" w:rsidRDefault="009E3DB1" w:rsidP="00740F2C">
            <w:pPr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разработку, освоение производства и вывод на рынок гражданской продукции и услуг.</w:t>
            </w:r>
          </w:p>
        </w:tc>
      </w:tr>
      <w:tr w:rsidR="009E3DB1" w:rsidRPr="00636BF1" w:rsidTr="009E3DB1">
        <w:trPr>
          <w:trHeight w:val="77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 </w:t>
            </w:r>
            <w:r w:rsidRPr="00636BF1">
              <w:rPr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9E3DB1" w:rsidRPr="00636BF1" w:rsidTr="009E3DB1">
        <w:trPr>
          <w:trHeight w:val="774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3.1 </w:t>
            </w:r>
            <w:r w:rsidRPr="00636BF1">
              <w:rPr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355A5A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предусматривающие изменения структуры группы предприятий ИС Концерна, структуры управления предприятиями и/или передачу прав собственности, управления и пользования активами Концерна и его дочерних и зависимых обществ в целях получения эффекта</w:t>
            </w:r>
            <w:r>
              <w:rPr>
                <w:color w:val="000000"/>
                <w:sz w:val="26"/>
                <w:szCs w:val="26"/>
              </w:rPr>
              <w:t>, выраженного в конкретных экономических показателях</w:t>
            </w:r>
            <w:r w:rsidRPr="00636BF1">
              <w:rPr>
                <w:color w:val="000000"/>
                <w:sz w:val="26"/>
                <w:szCs w:val="26"/>
              </w:rPr>
              <w:t>.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3.2 </w:t>
            </w:r>
            <w:r w:rsidRPr="00636BF1">
              <w:rPr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разработку, внедрение и автоматизацию основных процессов управления Концерном и ДО</w:t>
            </w:r>
            <w:r>
              <w:rPr>
                <w:color w:val="000000"/>
                <w:sz w:val="26"/>
                <w:szCs w:val="26"/>
              </w:rPr>
              <w:t>, а также автоматизированным систем выполнения отдельных видов работ и процессов</w:t>
            </w:r>
            <w:r w:rsidRPr="00636BF1">
              <w:rPr>
                <w:color w:val="000000"/>
                <w:sz w:val="26"/>
                <w:szCs w:val="26"/>
              </w:rPr>
              <w:t>.</w:t>
            </w:r>
          </w:p>
        </w:tc>
      </w:tr>
      <w:tr w:rsidR="009E3DB1" w:rsidRPr="00636BF1" w:rsidTr="009E3DB1">
        <w:trPr>
          <w:trHeight w:val="321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 </w:t>
            </w:r>
            <w:r w:rsidRPr="00636BF1">
              <w:rPr>
                <w:color w:val="000000"/>
                <w:sz w:val="26"/>
                <w:szCs w:val="26"/>
              </w:rPr>
              <w:t>Прочие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4.1 </w:t>
            </w:r>
            <w:r w:rsidRPr="00636BF1">
              <w:rPr>
                <w:color w:val="000000"/>
                <w:sz w:val="26"/>
                <w:szCs w:val="26"/>
              </w:rPr>
              <w:t>Развитие инфраструктуры</w:t>
            </w:r>
            <w:r w:rsidRPr="00621208">
              <w:rPr>
                <w:color w:val="000000"/>
                <w:sz w:val="26"/>
                <w:szCs w:val="26"/>
              </w:rPr>
              <w:t>, строительство и реконструкция административно-хозяйственных зданий и сооружений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направленные на создание, развитие, модернизацию объектов и сооружений энергетической и информационно-коммуникационной инфраструктуры, </w:t>
            </w:r>
            <w:r>
              <w:t xml:space="preserve"> </w:t>
            </w:r>
            <w:r w:rsidRPr="00DD637A">
              <w:rPr>
                <w:color w:val="000000"/>
                <w:sz w:val="26"/>
                <w:szCs w:val="26"/>
              </w:rPr>
              <w:t>строительство и реконструкция административно-хозяйственных зданий и сооружений.</w:t>
            </w:r>
          </w:p>
        </w:tc>
      </w:tr>
      <w:tr w:rsidR="009E3DB1" w:rsidRPr="00636BF1" w:rsidTr="000361B4">
        <w:trPr>
          <w:trHeight w:val="12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4.2 </w:t>
            </w:r>
            <w:r w:rsidRPr="00636BF1">
              <w:rPr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связанные с обеспечением выполнения стандартов и нормативов, установленных требованиями государственных органов в области обеспечения безопасности (пожарной безопасности, промышленной безопасности, безопасности труда и т.д.) и защиты окружающей среды.</w:t>
            </w:r>
          </w:p>
        </w:tc>
      </w:tr>
      <w:tr w:rsidR="009E3DB1" w:rsidRPr="00636BF1" w:rsidTr="000361B4">
        <w:trPr>
          <w:trHeight w:val="278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4.3 С</w:t>
            </w:r>
            <w:r w:rsidRPr="00636BF1">
              <w:rPr>
                <w:color w:val="000000"/>
                <w:sz w:val="26"/>
                <w:szCs w:val="26"/>
              </w:rPr>
              <w:t>оциальные проекты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связанные с исполнением обязательств </w:t>
            </w:r>
            <w:r>
              <w:rPr>
                <w:color w:val="000000"/>
                <w:sz w:val="26"/>
                <w:szCs w:val="26"/>
              </w:rPr>
              <w:t>интегрированной структуры</w:t>
            </w:r>
            <w:r w:rsidRPr="00636BF1">
              <w:rPr>
                <w:color w:val="000000"/>
                <w:sz w:val="26"/>
                <w:szCs w:val="26"/>
              </w:rPr>
              <w:t> Концерна в социальной сфере.</w:t>
            </w:r>
          </w:p>
        </w:tc>
      </w:tr>
    </w:tbl>
    <w:p w:rsidR="00277DA6" w:rsidRDefault="00277DA6" w:rsidP="000E7F77">
      <w:pPr>
        <w:ind w:left="426"/>
        <w:jc w:val="both"/>
        <w:rPr>
          <w:sz w:val="26"/>
          <w:szCs w:val="26"/>
        </w:rPr>
      </w:pPr>
    </w:p>
    <w:p w:rsidR="00277DA6" w:rsidRDefault="00277DA6" w:rsidP="000E7F77">
      <w:pPr>
        <w:ind w:left="426"/>
        <w:jc w:val="both"/>
        <w:rPr>
          <w:sz w:val="26"/>
          <w:szCs w:val="26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9C7F33">
        <w:rPr>
          <w:rFonts w:eastAsia="Calibri"/>
          <w:b/>
          <w:sz w:val="26"/>
          <w:szCs w:val="26"/>
          <w:lang w:eastAsia="en-US"/>
        </w:rPr>
        <w:t>Е</w:t>
      </w:r>
      <w:r w:rsidR="0046421F" w:rsidRPr="009C7F33">
        <w:rPr>
          <w:rFonts w:eastAsia="Calibri"/>
          <w:b/>
          <w:sz w:val="26"/>
          <w:szCs w:val="26"/>
          <w:lang w:eastAsia="en-US"/>
        </w:rPr>
        <w:t>.</w:t>
      </w:r>
      <w:r w:rsidR="000E7F77" w:rsidRPr="009C7F33">
        <w:rPr>
          <w:rFonts w:eastAsia="Calibri"/>
          <w:b/>
          <w:sz w:val="26"/>
          <w:szCs w:val="26"/>
          <w:lang w:eastAsia="en-US"/>
        </w:rPr>
        <w:t>2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по объему инвестиционных затрат </w:t>
      </w:r>
    </w:p>
    <w:tbl>
      <w:tblPr>
        <w:tblW w:w="9461" w:type="dxa"/>
        <w:jc w:val="center"/>
        <w:tblLook w:val="04A0" w:firstRow="1" w:lastRow="0" w:firstColumn="1" w:lastColumn="0" w:noHBand="0" w:noVBand="1"/>
      </w:tblPr>
      <w:tblGrid>
        <w:gridCol w:w="4732"/>
        <w:gridCol w:w="4729"/>
      </w:tblGrid>
      <w:tr w:rsidR="0079458E" w:rsidRPr="007A0224" w:rsidTr="00277DA6">
        <w:trPr>
          <w:trHeight w:val="442"/>
          <w:tblHeader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>Наименование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458E" w:rsidRPr="007A0224" w:rsidRDefault="0079458E" w:rsidP="00EE1748">
            <w:pPr>
              <w:ind w:left="-108" w:right="-108"/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 xml:space="preserve">Объем инвестиций, млн. руб. 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 </w:t>
            </w:r>
            <w:r w:rsidR="0079458E" w:rsidRPr="007A0224">
              <w:rPr>
                <w:color w:val="000000"/>
                <w:sz w:val="26"/>
                <w:szCs w:val="26"/>
              </w:rPr>
              <w:t xml:space="preserve">Особо крупные проекты </w:t>
            </w:r>
          </w:p>
        </w:tc>
        <w:tc>
          <w:tcPr>
            <w:tcW w:w="4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>свыше 5 000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  <w:r w:rsidR="0079458E" w:rsidRPr="007A0224">
              <w:rPr>
                <w:color w:val="000000"/>
                <w:sz w:val="26"/>
                <w:szCs w:val="26"/>
              </w:rPr>
              <w:t>Крупные проекты</w:t>
            </w:r>
          </w:p>
        </w:tc>
        <w:tc>
          <w:tcPr>
            <w:tcW w:w="4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от 7</w:t>
            </w:r>
            <w:r w:rsidRPr="007A0224">
              <w:rPr>
                <w:color w:val="000000"/>
                <w:sz w:val="26"/>
                <w:szCs w:val="26"/>
              </w:rPr>
              <w:t>00 до 5 000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 </w:t>
            </w:r>
            <w:r w:rsidR="0079458E" w:rsidRPr="007A0224">
              <w:rPr>
                <w:color w:val="000000"/>
                <w:sz w:val="26"/>
                <w:szCs w:val="26"/>
              </w:rPr>
              <w:t>Средние проекты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458E" w:rsidRPr="007A0224" w:rsidRDefault="0079458E" w:rsidP="0046421F">
            <w:pPr>
              <w:jc w:val="center"/>
              <w:rPr>
                <w:color w:val="000000"/>
                <w:sz w:val="26"/>
                <w:szCs w:val="26"/>
              </w:rPr>
            </w:pPr>
            <w:r w:rsidRPr="00B1755D">
              <w:rPr>
                <w:color w:val="000000"/>
                <w:sz w:val="26"/>
                <w:szCs w:val="26"/>
              </w:rPr>
              <w:t>от 200</w:t>
            </w:r>
            <w:r w:rsidR="0046421F" w:rsidRPr="00B1755D">
              <w:rPr>
                <w:color w:val="000000"/>
                <w:sz w:val="26"/>
                <w:szCs w:val="26"/>
              </w:rPr>
              <w:t xml:space="preserve"> до </w:t>
            </w:r>
            <w:r w:rsidRPr="00B1755D">
              <w:rPr>
                <w:color w:val="000000"/>
                <w:sz w:val="26"/>
                <w:szCs w:val="26"/>
              </w:rPr>
              <w:t>700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 </w:t>
            </w:r>
            <w:r w:rsidR="0079458E" w:rsidRPr="007A0224">
              <w:rPr>
                <w:color w:val="000000"/>
                <w:sz w:val="26"/>
                <w:szCs w:val="26"/>
              </w:rPr>
              <w:t>Малые проекты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 xml:space="preserve">не более </w:t>
            </w:r>
            <w:r>
              <w:rPr>
                <w:color w:val="000000"/>
                <w:sz w:val="26"/>
                <w:szCs w:val="26"/>
              </w:rPr>
              <w:t>20</w:t>
            </w:r>
            <w:r w:rsidRPr="007A0224">
              <w:rPr>
                <w:color w:val="000000"/>
                <w:sz w:val="26"/>
                <w:szCs w:val="26"/>
              </w:rPr>
              <w:t>0</w:t>
            </w:r>
          </w:p>
        </w:tc>
      </w:tr>
    </w:tbl>
    <w:p w:rsidR="000E7F77" w:rsidRDefault="000E7F77" w:rsidP="000E7F77">
      <w:pPr>
        <w:pStyle w:val="a9"/>
        <w:tabs>
          <w:tab w:val="left" w:pos="1260"/>
          <w:tab w:val="left" w:pos="1418"/>
        </w:tabs>
        <w:spacing w:line="235" w:lineRule="auto"/>
        <w:rPr>
          <w:sz w:val="26"/>
          <w:szCs w:val="26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B1755D">
        <w:rPr>
          <w:rFonts w:eastAsia="Calibri"/>
          <w:b/>
          <w:sz w:val="26"/>
          <w:szCs w:val="26"/>
          <w:lang w:eastAsia="en-US"/>
        </w:rPr>
        <w:lastRenderedPageBreak/>
        <w:t>Е</w:t>
      </w:r>
      <w:r w:rsidR="0046421F" w:rsidRPr="00B1755D">
        <w:rPr>
          <w:rFonts w:eastAsia="Calibri"/>
          <w:b/>
          <w:sz w:val="26"/>
          <w:szCs w:val="26"/>
          <w:lang w:eastAsia="en-US"/>
        </w:rPr>
        <w:t>.</w:t>
      </w:r>
      <w:r w:rsidR="000E7F77" w:rsidRPr="00B1755D">
        <w:rPr>
          <w:rFonts w:eastAsia="Calibri"/>
          <w:b/>
          <w:sz w:val="26"/>
          <w:szCs w:val="26"/>
          <w:lang w:eastAsia="en-US"/>
        </w:rPr>
        <w:t>3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</w:t>
      </w:r>
      <w:r w:rsidR="000E7F77" w:rsidRPr="005473F2">
        <w:rPr>
          <w:rFonts w:eastAsia="Calibri"/>
          <w:b/>
          <w:sz w:val="26"/>
          <w:szCs w:val="26"/>
          <w:lang w:eastAsia="en-US"/>
        </w:rPr>
        <w:t>по виду отдачи</w:t>
      </w:r>
    </w:p>
    <w:tbl>
      <w:tblPr>
        <w:tblW w:w="94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61"/>
        <w:gridCol w:w="2397"/>
      </w:tblGrid>
      <w:tr w:rsidR="00277DA6" w:rsidRPr="007B241D" w:rsidTr="00277DA6">
        <w:trPr>
          <w:tblHeader/>
          <w:jc w:val="center"/>
        </w:trPr>
        <w:tc>
          <w:tcPr>
            <w:tcW w:w="7061" w:type="dxa"/>
            <w:shd w:val="clear" w:color="auto" w:fill="auto"/>
          </w:tcPr>
          <w:p w:rsidR="00277DA6" w:rsidRPr="007B241D" w:rsidRDefault="00277DA6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B241D">
              <w:rPr>
                <w:color w:val="000000"/>
                <w:sz w:val="26"/>
                <w:szCs w:val="26"/>
              </w:rPr>
              <w:t>Класс инвестиционного проекта по направлению</w:t>
            </w:r>
          </w:p>
        </w:tc>
        <w:tc>
          <w:tcPr>
            <w:tcW w:w="2397" w:type="dxa"/>
            <w:shd w:val="clear" w:color="auto" w:fill="auto"/>
          </w:tcPr>
          <w:p w:rsidR="00277DA6" w:rsidRPr="007B241D" w:rsidRDefault="00277DA6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B241D">
              <w:rPr>
                <w:color w:val="000000"/>
                <w:sz w:val="26"/>
                <w:szCs w:val="26"/>
              </w:rPr>
              <w:t>Вид отдачи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2397" w:type="dxa"/>
            <w:shd w:val="clear" w:color="auto" w:fill="FFFFFF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 xml:space="preserve">Финансовая 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1.2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1.3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DD704D">
              <w:rPr>
                <w:rFonts w:eastAsia="Calibri"/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FA48B9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1.4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1.5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1.6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2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2.1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2397" w:type="dxa"/>
            <w:shd w:val="clear" w:color="auto" w:fill="auto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4E5657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  <w:vAlign w:val="center"/>
          </w:tcPr>
          <w:p w:rsidR="00277DA6" w:rsidRPr="004E5657" w:rsidRDefault="00277DA6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3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3.1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jc w:val="both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3.2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FA48B9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  <w:vAlign w:val="center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4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8D6AC2">
              <w:rPr>
                <w:rFonts w:eastAsia="Calibri"/>
                <w:color w:val="000000"/>
                <w:sz w:val="26"/>
                <w:szCs w:val="26"/>
              </w:rPr>
              <w:t>Развитие инфраструктуры, строительство и реконструкция административно-хозяйственных зданий и сооружений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Качественная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Качественная</w:t>
            </w:r>
          </w:p>
        </w:tc>
      </w:tr>
    </w:tbl>
    <w:p w:rsidR="000E7F77" w:rsidRDefault="000E7F77" w:rsidP="000E7F77">
      <w:pPr>
        <w:rPr>
          <w:lang w:eastAsia="en-US"/>
        </w:rPr>
      </w:pPr>
    </w:p>
    <w:p w:rsidR="008C2445" w:rsidRDefault="008C2445" w:rsidP="008C2445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7A4AEA" w:rsidRDefault="00551366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  <w:r w:rsidRPr="00215350">
        <w:rPr>
          <w:b/>
          <w:sz w:val="26"/>
          <w:szCs w:val="26"/>
        </w:rPr>
        <w:lastRenderedPageBreak/>
        <w:t xml:space="preserve">Приложение </w:t>
      </w:r>
      <w:r w:rsidR="008C2445">
        <w:rPr>
          <w:b/>
          <w:sz w:val="26"/>
          <w:szCs w:val="26"/>
        </w:rPr>
        <w:t>Ж</w:t>
      </w:r>
    </w:p>
    <w:p w:rsidR="007A4AEA" w:rsidRDefault="007A4AEA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(рекомендуемое)</w:t>
      </w:r>
    </w:p>
    <w:p w:rsidR="00A4530A" w:rsidRDefault="00A4530A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7A4AEA" w:rsidRDefault="007A4AEA" w:rsidP="007A4AEA">
      <w:pPr>
        <w:jc w:val="center"/>
        <w:rPr>
          <w:rFonts w:eastAsia="Calibri"/>
          <w:b/>
          <w:sz w:val="26"/>
          <w:szCs w:val="26"/>
          <w:lang w:eastAsia="en-US"/>
        </w:rPr>
      </w:pPr>
      <w:r w:rsidRPr="003D6A4A">
        <w:rPr>
          <w:rFonts w:eastAsia="Calibri"/>
          <w:b/>
          <w:sz w:val="26"/>
          <w:szCs w:val="26"/>
          <w:lang w:eastAsia="en-US"/>
        </w:rPr>
        <w:t>Рекомендуемые ключевые показатели эффективности инвестиционных проектов</w:t>
      </w:r>
      <w:r w:rsidRPr="00AE621F">
        <w:rPr>
          <w:rFonts w:eastAsia="Calibri"/>
          <w:b/>
          <w:sz w:val="26"/>
          <w:szCs w:val="26"/>
          <w:lang w:eastAsia="en-US"/>
        </w:rPr>
        <w:t xml:space="preserve"> </w:t>
      </w:r>
    </w:p>
    <w:p w:rsidR="007A4AEA" w:rsidRDefault="007A4AEA" w:rsidP="007A4AEA">
      <w:pPr>
        <w:rPr>
          <w:b/>
          <w:sz w:val="26"/>
          <w:szCs w:val="26"/>
        </w:rPr>
      </w:pP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7"/>
        <w:gridCol w:w="6338"/>
      </w:tblGrid>
      <w:tr w:rsidR="0079458E" w:rsidRPr="003D6A4A" w:rsidTr="0079458E">
        <w:trPr>
          <w:trHeight w:val="608"/>
          <w:tblHeader/>
          <w:jc w:val="center"/>
        </w:trPr>
        <w:tc>
          <w:tcPr>
            <w:tcW w:w="3107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center"/>
              <w:rPr>
                <w:color w:val="000000"/>
                <w:sz w:val="26"/>
                <w:szCs w:val="26"/>
              </w:rPr>
            </w:pPr>
            <w:r w:rsidRPr="003D6A4A">
              <w:rPr>
                <w:color w:val="000000"/>
                <w:sz w:val="26"/>
                <w:szCs w:val="26"/>
              </w:rPr>
              <w:t>Класс инвестиционного проекта по направлению</w:t>
            </w:r>
          </w:p>
        </w:tc>
        <w:tc>
          <w:tcPr>
            <w:tcW w:w="6338" w:type="dxa"/>
            <w:shd w:val="clear" w:color="auto" w:fill="auto"/>
          </w:tcPr>
          <w:p w:rsidR="0079458E" w:rsidRPr="003D6A4A" w:rsidRDefault="0079458E" w:rsidP="005E7FA0">
            <w:pPr>
              <w:jc w:val="center"/>
              <w:rPr>
                <w:color w:val="000000"/>
                <w:sz w:val="26"/>
                <w:szCs w:val="26"/>
              </w:rPr>
            </w:pPr>
            <w:r w:rsidRPr="003D6A4A">
              <w:rPr>
                <w:color w:val="000000"/>
                <w:sz w:val="26"/>
                <w:szCs w:val="26"/>
              </w:rPr>
              <w:t>КПЭ</w:t>
            </w:r>
            <w:r w:rsidR="005E7FA0">
              <w:rPr>
                <w:color w:val="000000"/>
                <w:sz w:val="26"/>
                <w:szCs w:val="26"/>
              </w:rPr>
              <w:t>*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Повышение качества продукции по сравнению с аналогами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Снижение себестоимости по сравнению с аналогами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ТТХ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1.2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Показатели надежности/качества продукции 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1.3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Снижение затрат на полигонные испытания  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Технические показатели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1.4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качества продукции зарубежным аналогам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стоимости продукции зарубежным аналогам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1.5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Производственные показатели.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1.6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076DEE"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</w:t>
            </w:r>
            <w:r w:rsidR="00EE39A4">
              <w:rPr>
                <w:rFonts w:eastAsia="Calibri"/>
                <w:color w:val="000000"/>
                <w:sz w:val="26"/>
                <w:szCs w:val="26"/>
              </w:rPr>
              <w:t xml:space="preserve">и в соответствии с СТО ИПВР </w:t>
            </w:r>
            <w:r w:rsidR="00EE39A4" w:rsidRPr="005E7FA0">
              <w:rPr>
                <w:rFonts w:eastAsia="Calibri"/>
                <w:color w:val="000000"/>
                <w:sz w:val="26"/>
                <w:szCs w:val="26"/>
              </w:rPr>
              <w:t>6.3–</w:t>
            </w:r>
            <w:r w:rsidRPr="005E7FA0">
              <w:rPr>
                <w:rFonts w:eastAsia="Calibri"/>
                <w:color w:val="000000"/>
                <w:sz w:val="26"/>
                <w:szCs w:val="26"/>
              </w:rPr>
              <w:t>03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2.1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6338" w:type="dxa"/>
            <w:shd w:val="clear" w:color="auto" w:fill="auto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Изменение доли ПГН и ПДН в общем объеме производимой продукции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Коэффициент использования производственных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lastRenderedPageBreak/>
              <w:t>мощностей, признанных свободными или высвобождающимися в результате сокращения ГОЗ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  <w:vAlign w:val="center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lastRenderedPageBreak/>
              <w:t xml:space="preserve">3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3.1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3.2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Совокупная стоимость владения информационной системой (сравнение с аналогами)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  <w:vAlign w:val="center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4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инфраструктуры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663914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Снижение уровня потерь на одного работника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Отсутствие/снижение количества неблагоприятных событий за период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техническим и природоохранным требования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663914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Сохранение количественного и качественного кадрового потенциала 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Обучение и развитие персонала </w:t>
            </w:r>
          </w:p>
        </w:tc>
      </w:tr>
      <w:tr w:rsidR="00B1755D" w:rsidRPr="003D6A4A" w:rsidTr="00C94682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B1755D" w:rsidRPr="009F268E" w:rsidRDefault="00B1755D" w:rsidP="007E1BA3">
            <w:pPr>
              <w:ind w:firstLine="505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9F268E">
              <w:rPr>
                <w:rFonts w:eastAsia="Calibri"/>
                <w:color w:val="000000"/>
                <w:sz w:val="22"/>
                <w:szCs w:val="22"/>
              </w:rPr>
              <w:t>*</w:t>
            </w:r>
            <w:r w:rsidR="00663914" w:rsidRPr="009F268E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r w:rsidRPr="009F268E">
              <w:rPr>
                <w:rFonts w:eastAsia="Calibri"/>
                <w:color w:val="000000"/>
                <w:sz w:val="22"/>
                <w:szCs w:val="22"/>
              </w:rPr>
              <w:t>Если применимо к прое</w:t>
            </w:r>
            <w:r w:rsidR="005E7FA0" w:rsidRPr="009F268E">
              <w:rPr>
                <w:rFonts w:eastAsia="Calibri"/>
                <w:color w:val="000000"/>
                <w:sz w:val="22"/>
                <w:szCs w:val="22"/>
              </w:rPr>
              <w:t>к</w:t>
            </w:r>
            <w:r w:rsidRPr="009F268E">
              <w:rPr>
                <w:rFonts w:eastAsia="Calibri"/>
                <w:color w:val="000000"/>
                <w:sz w:val="22"/>
                <w:szCs w:val="22"/>
              </w:rPr>
              <w:t>ту</w:t>
            </w:r>
            <w:r w:rsidR="00663914" w:rsidRPr="009F268E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</w:tc>
      </w:tr>
    </w:tbl>
    <w:p w:rsidR="004B79A1" w:rsidRDefault="004B79A1">
      <w:pPr>
        <w:rPr>
          <w:b/>
          <w:sz w:val="26"/>
          <w:szCs w:val="26"/>
        </w:rPr>
      </w:pPr>
    </w:p>
    <w:p w:rsidR="004B79A1" w:rsidRDefault="004B79A1">
      <w:pPr>
        <w:rPr>
          <w:b/>
          <w:sz w:val="26"/>
          <w:szCs w:val="26"/>
        </w:rPr>
      </w:pPr>
    </w:p>
    <w:p w:rsidR="004B79A1" w:rsidRDefault="004B79A1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A77811" w:rsidRPr="007A522B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F36E52">
        <w:rPr>
          <w:b/>
          <w:sz w:val="26"/>
          <w:szCs w:val="26"/>
        </w:rPr>
        <w:t>И</w:t>
      </w:r>
    </w:p>
    <w:p w:rsidR="00A77811" w:rsidRPr="007A522B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F36E52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A77811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A77811" w:rsidRPr="00D82C3F" w:rsidRDefault="00A77811" w:rsidP="00A7781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F27690">
        <w:rPr>
          <w:rFonts w:eastAsia="Calibri"/>
          <w:b/>
          <w:sz w:val="26"/>
          <w:szCs w:val="26"/>
          <w:lang w:eastAsia="en-US"/>
        </w:rPr>
        <w:t>Оценка влияния реализации инвестиционного проекта на экономические и финансовые показатели предприятия и финансовой реализуемости инвестиционного проекта</w:t>
      </w:r>
    </w:p>
    <w:p w:rsidR="00A77811" w:rsidRPr="00B82045" w:rsidRDefault="00A77811" w:rsidP="00A77811">
      <w:pPr>
        <w:spacing w:after="60"/>
        <w:ind w:left="709"/>
        <w:jc w:val="both"/>
        <w:rPr>
          <w:kern w:val="28"/>
        </w:rPr>
      </w:pPr>
    </w:p>
    <w:p w:rsidR="00544A9D" w:rsidRPr="00544A9D" w:rsidRDefault="00544A9D" w:rsidP="00A77811">
      <w:pPr>
        <w:shd w:val="clear" w:color="auto" w:fill="FFFFFF"/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b/>
          <w:sz w:val="26"/>
          <w:szCs w:val="26"/>
        </w:rPr>
      </w:pPr>
      <w:r w:rsidRPr="00544A9D">
        <w:rPr>
          <w:rFonts w:eastAsia="Calibri"/>
          <w:b/>
          <w:sz w:val="26"/>
          <w:szCs w:val="26"/>
        </w:rPr>
        <w:t>И.1 Описание модели</w:t>
      </w:r>
    </w:p>
    <w:p w:rsidR="00A77811" w:rsidRDefault="00A77811" w:rsidP="00A77811">
      <w:pPr>
        <w:shd w:val="clear" w:color="auto" w:fill="FFFFFF"/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 w:rsidRPr="00E76452">
        <w:rPr>
          <w:rFonts w:eastAsia="Calibri"/>
          <w:sz w:val="26"/>
          <w:szCs w:val="26"/>
        </w:rPr>
        <w:t xml:space="preserve">Расчет по предприятию в целом рекомендуется производить, сопоставляя варианты проекта развития предприятия в целом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с проектом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и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без проекта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(далее соответственно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основной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и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исходный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варианты). Формирование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основного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варианта производится путем внесения соответствую</w:t>
      </w:r>
      <w:r>
        <w:rPr>
          <w:rFonts w:eastAsia="Calibri"/>
          <w:sz w:val="26"/>
          <w:szCs w:val="26"/>
        </w:rPr>
        <w:t>щих корректировок в показатели «</w:t>
      </w:r>
      <w:r w:rsidRPr="00E76452">
        <w:rPr>
          <w:rFonts w:eastAsia="Calibri"/>
          <w:sz w:val="26"/>
          <w:szCs w:val="26"/>
        </w:rPr>
        <w:t>исходного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варианта</w:t>
      </w:r>
      <w:r w:rsidRPr="00AD61D6">
        <w:rPr>
          <w:rFonts w:eastAsia="Calibri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При подготовке прогнозной модели </w:t>
      </w:r>
      <w:r w:rsidRPr="00830F15">
        <w:rPr>
          <w:kern w:val="28"/>
          <w:sz w:val="26"/>
          <w:szCs w:val="26"/>
        </w:rPr>
        <w:t>расчет производится на основе данных</w:t>
      </w:r>
      <w:r>
        <w:rPr>
          <w:kern w:val="28"/>
          <w:sz w:val="26"/>
          <w:szCs w:val="26"/>
        </w:rPr>
        <w:t xml:space="preserve"> </w:t>
      </w:r>
      <w:r w:rsidRPr="000F4724">
        <w:rPr>
          <w:kern w:val="28"/>
          <w:sz w:val="26"/>
          <w:szCs w:val="26"/>
        </w:rPr>
        <w:t xml:space="preserve">долгосрочного бюджета финансово-хозяйственной деятельности </w:t>
      </w:r>
      <w:r>
        <w:rPr>
          <w:kern w:val="28"/>
          <w:sz w:val="26"/>
          <w:szCs w:val="26"/>
        </w:rPr>
        <w:t>ДО на период планирования 5 лет полученные по методу директ-костинг в соответствии с МД ИПВР 6.1</w:t>
      </w:r>
      <w:r w:rsidR="00663914" w:rsidRPr="009F268E">
        <w:rPr>
          <w:kern w:val="28"/>
          <w:sz w:val="26"/>
          <w:szCs w:val="26"/>
        </w:rPr>
        <w:t>−</w:t>
      </w:r>
      <w:r>
        <w:rPr>
          <w:kern w:val="28"/>
          <w:sz w:val="26"/>
          <w:szCs w:val="26"/>
        </w:rPr>
        <w:t>12.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624F28">
        <w:rPr>
          <w:kern w:val="28"/>
          <w:sz w:val="26"/>
          <w:szCs w:val="26"/>
        </w:rPr>
        <w:t xml:space="preserve">Для расчета </w:t>
      </w:r>
      <w:r>
        <w:rPr>
          <w:kern w:val="28"/>
          <w:sz w:val="26"/>
          <w:szCs w:val="26"/>
        </w:rPr>
        <w:t xml:space="preserve">прогнозной модели </w:t>
      </w:r>
      <w:r w:rsidRPr="00624F28">
        <w:rPr>
          <w:kern w:val="28"/>
          <w:sz w:val="26"/>
          <w:szCs w:val="26"/>
        </w:rPr>
        <w:t xml:space="preserve">используются утвержденные данные </w:t>
      </w:r>
      <w:r>
        <w:rPr>
          <w:kern w:val="28"/>
          <w:sz w:val="26"/>
          <w:szCs w:val="26"/>
        </w:rPr>
        <w:t xml:space="preserve">долгосрочного </w:t>
      </w:r>
      <w:r w:rsidRPr="00624F28">
        <w:rPr>
          <w:kern w:val="28"/>
          <w:sz w:val="26"/>
          <w:szCs w:val="26"/>
        </w:rPr>
        <w:t>бюджет</w:t>
      </w:r>
      <w:r>
        <w:rPr>
          <w:kern w:val="28"/>
          <w:sz w:val="26"/>
          <w:szCs w:val="26"/>
        </w:rPr>
        <w:t>а</w:t>
      </w:r>
      <w:r w:rsidRPr="00624F28">
        <w:rPr>
          <w:kern w:val="28"/>
          <w:sz w:val="26"/>
          <w:szCs w:val="26"/>
        </w:rPr>
        <w:t xml:space="preserve"> ДО на последнюю отчетную дату.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4600B4">
        <w:rPr>
          <w:kern w:val="28"/>
          <w:sz w:val="26"/>
          <w:szCs w:val="26"/>
        </w:rPr>
        <w:t>При реализации системного проекта имеющего целью создание единого хозяйствующего субъекта (реорганизация в виде слияния, присоединения, ликвидации и т.п.) осуществляется сравнительный анализ прогнозных моделей каждого из хозяйствующих субъектов, существовавших до реорганизации, и прогнозной модели создаваемого единого хозяйствующего субъекта.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Для подготовки прогнозной модели предоставляется шаблон </w:t>
      </w:r>
      <w:r>
        <w:rPr>
          <w:kern w:val="28"/>
          <w:sz w:val="26"/>
          <w:szCs w:val="26"/>
          <w:lang w:val="en-US"/>
        </w:rPr>
        <w:t>Excel</w:t>
      </w:r>
      <w:r>
        <w:rPr>
          <w:kern w:val="28"/>
          <w:sz w:val="26"/>
          <w:szCs w:val="26"/>
        </w:rPr>
        <w:t>. Шаблон состоит из специально разработанных</w:t>
      </w:r>
      <w:r w:rsidRPr="00E91066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 xml:space="preserve">и взаимоувязанных в </w:t>
      </w:r>
      <w:r>
        <w:rPr>
          <w:kern w:val="28"/>
          <w:sz w:val="26"/>
          <w:szCs w:val="26"/>
          <w:lang w:val="en-US"/>
        </w:rPr>
        <w:t>Excel</w:t>
      </w:r>
      <w:r>
        <w:rPr>
          <w:kern w:val="28"/>
          <w:sz w:val="26"/>
          <w:szCs w:val="26"/>
        </w:rPr>
        <w:t xml:space="preserve"> форм (РИ 1-2; РБ 1-4; РП 1-4; РЭ 1-6). </w:t>
      </w:r>
    </w:p>
    <w:p w:rsidR="00A77811" w:rsidRDefault="00A77811" w:rsidP="000A1435">
      <w:pPr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Шаблон предоставляется в электронном виде в формате </w:t>
      </w:r>
      <w:r w:rsidR="000A1435">
        <w:rPr>
          <w:kern w:val="28"/>
          <w:sz w:val="26"/>
          <w:szCs w:val="26"/>
          <w:lang w:val="en-US"/>
        </w:rPr>
        <w:t>Microsoft</w:t>
      </w:r>
      <w:r w:rsidRPr="000954E5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  <w:lang w:val="en-US"/>
        </w:rPr>
        <w:t>Excel</w:t>
      </w:r>
      <w:r w:rsidRPr="001C7E48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с названием файла</w:t>
      </w:r>
      <w:r w:rsidRPr="000954E5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  <w:lang w:val="en-US"/>
        </w:rPr>
        <w:t>model</w:t>
      </w:r>
      <w:r w:rsidRPr="000954E5">
        <w:rPr>
          <w:kern w:val="28"/>
          <w:sz w:val="26"/>
          <w:szCs w:val="26"/>
        </w:rPr>
        <w:t>_</w:t>
      </w:r>
      <w:r>
        <w:rPr>
          <w:kern w:val="28"/>
          <w:sz w:val="26"/>
          <w:szCs w:val="26"/>
          <w:lang w:val="en-US"/>
        </w:rPr>
        <w:t>rascheta</w:t>
      </w:r>
      <w:r>
        <w:rPr>
          <w:kern w:val="28"/>
          <w:sz w:val="26"/>
          <w:szCs w:val="26"/>
        </w:rPr>
        <w:t>.</w:t>
      </w:r>
      <w:r>
        <w:rPr>
          <w:kern w:val="28"/>
          <w:sz w:val="26"/>
          <w:szCs w:val="26"/>
          <w:lang w:val="en-US"/>
        </w:rPr>
        <w:t>xls</w:t>
      </w:r>
      <w:r>
        <w:rPr>
          <w:kern w:val="28"/>
          <w:sz w:val="26"/>
          <w:szCs w:val="26"/>
        </w:rPr>
        <w:t xml:space="preserve">, </w:t>
      </w:r>
      <w:r w:rsidRPr="0061727A">
        <w:rPr>
          <w:kern w:val="28"/>
          <w:sz w:val="26"/>
          <w:szCs w:val="26"/>
        </w:rPr>
        <w:t xml:space="preserve">приложение </w:t>
      </w:r>
      <w:r w:rsidR="0004053E">
        <w:rPr>
          <w:kern w:val="28"/>
          <w:sz w:val="26"/>
          <w:szCs w:val="26"/>
        </w:rPr>
        <w:t>К</w:t>
      </w:r>
      <w:r>
        <w:rPr>
          <w:kern w:val="28"/>
          <w:sz w:val="26"/>
          <w:szCs w:val="26"/>
        </w:rPr>
        <w:t xml:space="preserve"> к настоящему стандарту. Использование ш</w:t>
      </w:r>
      <w:r w:rsidRPr="005A4ECE">
        <w:rPr>
          <w:kern w:val="28"/>
          <w:sz w:val="26"/>
          <w:szCs w:val="26"/>
        </w:rPr>
        <w:t>аблона является обязательным.</w:t>
      </w:r>
    </w:p>
    <w:p w:rsidR="00C81044" w:rsidRDefault="00C81044" w:rsidP="000A1435">
      <w:pPr>
        <w:ind w:firstLine="709"/>
        <w:jc w:val="both"/>
        <w:rPr>
          <w:kern w:val="28"/>
          <w:sz w:val="26"/>
          <w:szCs w:val="26"/>
        </w:rPr>
      </w:pPr>
    </w:p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544A9D">
        <w:rPr>
          <w:b/>
          <w:kern w:val="28"/>
          <w:sz w:val="26"/>
          <w:szCs w:val="26"/>
        </w:rPr>
        <w:t>2</w:t>
      </w:r>
      <w:r w:rsidR="00A77811" w:rsidRPr="00E76452">
        <w:rPr>
          <w:b/>
          <w:kern w:val="28"/>
          <w:sz w:val="26"/>
          <w:szCs w:val="26"/>
        </w:rPr>
        <w:t xml:space="preserve"> Допущения прогнозной модели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Учитывая существующую неопределенность в исходных данных,</w:t>
      </w:r>
      <w:r>
        <w:rPr>
          <w:kern w:val="28"/>
          <w:sz w:val="26"/>
          <w:szCs w:val="26"/>
        </w:rPr>
        <w:t xml:space="preserve"> при расчете </w:t>
      </w:r>
      <w:r w:rsidRPr="00E76452">
        <w:rPr>
          <w:kern w:val="28"/>
          <w:sz w:val="26"/>
          <w:szCs w:val="26"/>
        </w:rPr>
        <w:t>п</w:t>
      </w:r>
      <w:r>
        <w:rPr>
          <w:kern w:val="28"/>
          <w:sz w:val="26"/>
          <w:szCs w:val="26"/>
        </w:rPr>
        <w:t>рогнозной</w:t>
      </w:r>
      <w:r w:rsidRPr="00E76452">
        <w:rPr>
          <w:kern w:val="28"/>
          <w:sz w:val="26"/>
          <w:szCs w:val="26"/>
        </w:rPr>
        <w:t xml:space="preserve"> модел</w:t>
      </w:r>
      <w:r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применяется ряд допущений:</w:t>
      </w:r>
    </w:p>
    <w:p w:rsidR="00A77811" w:rsidRDefault="009513B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A1435">
        <w:rPr>
          <w:kern w:val="28"/>
          <w:sz w:val="26"/>
          <w:szCs w:val="26"/>
        </w:rPr>
        <w:t>-</w:t>
      </w:r>
      <w:r w:rsidR="00A77811" w:rsidRPr="00E76452">
        <w:rPr>
          <w:kern w:val="28"/>
          <w:sz w:val="26"/>
          <w:szCs w:val="26"/>
        </w:rPr>
        <w:t xml:space="preserve"> заемные средства, </w:t>
      </w:r>
      <w:r w:rsidR="00A77811" w:rsidRPr="00830F15">
        <w:rPr>
          <w:kern w:val="28"/>
          <w:sz w:val="26"/>
          <w:szCs w:val="26"/>
        </w:rPr>
        <w:t xml:space="preserve">используемые целевым образом для реализации оцениваемого </w:t>
      </w:r>
      <w:r w:rsidR="003B58B8">
        <w:rPr>
          <w:kern w:val="28"/>
          <w:sz w:val="26"/>
          <w:szCs w:val="26"/>
        </w:rPr>
        <w:t>ИП</w:t>
      </w:r>
      <w:r w:rsidR="00A77811" w:rsidRPr="00830F15">
        <w:rPr>
          <w:kern w:val="28"/>
          <w:sz w:val="26"/>
          <w:szCs w:val="26"/>
        </w:rPr>
        <w:t>,</w:t>
      </w:r>
      <w:r w:rsidR="00A77811" w:rsidRPr="00E76452">
        <w:rPr>
          <w:kern w:val="28"/>
          <w:sz w:val="26"/>
          <w:szCs w:val="26"/>
        </w:rPr>
        <w:t xml:space="preserve"> привлекаются в первый день года, возврат заемных средств про</w:t>
      </w:r>
      <w:r w:rsidR="00A77811">
        <w:rPr>
          <w:kern w:val="28"/>
          <w:sz w:val="26"/>
          <w:szCs w:val="26"/>
        </w:rPr>
        <w:t>изводится в последний день года;</w:t>
      </w:r>
    </w:p>
    <w:p w:rsidR="00A77811" w:rsidRDefault="009513B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A1435">
        <w:rPr>
          <w:kern w:val="28"/>
          <w:sz w:val="26"/>
          <w:szCs w:val="26"/>
        </w:rPr>
        <w:t>-</w:t>
      </w:r>
      <w:r w:rsidR="00A77811">
        <w:rPr>
          <w:kern w:val="28"/>
          <w:sz w:val="26"/>
          <w:szCs w:val="26"/>
        </w:rPr>
        <w:t xml:space="preserve"> д</w:t>
      </w:r>
      <w:r w:rsidR="00A77811" w:rsidRPr="005A4ECE">
        <w:rPr>
          <w:kern w:val="28"/>
          <w:sz w:val="26"/>
          <w:szCs w:val="26"/>
        </w:rPr>
        <w:t>ивиденды полагаются по фиксированной ставке 20%</w:t>
      </w:r>
      <w:r w:rsidR="00A77811">
        <w:rPr>
          <w:kern w:val="28"/>
          <w:sz w:val="26"/>
          <w:szCs w:val="26"/>
        </w:rPr>
        <w:t>. С</w:t>
      </w:r>
      <w:r w:rsidR="00A77811" w:rsidRPr="00E76452">
        <w:rPr>
          <w:kern w:val="28"/>
          <w:sz w:val="26"/>
          <w:szCs w:val="26"/>
        </w:rPr>
        <w:t>умма дивидендов уменьшает денежный поток в том году, в кот</w:t>
      </w:r>
      <w:r>
        <w:rPr>
          <w:kern w:val="28"/>
          <w:sz w:val="26"/>
          <w:szCs w:val="26"/>
        </w:rPr>
        <w:t>ором получена прибыль</w:t>
      </w:r>
      <w:r w:rsidRPr="000A1435">
        <w:rPr>
          <w:kern w:val="28"/>
          <w:sz w:val="26"/>
          <w:szCs w:val="26"/>
        </w:rPr>
        <w:t>.</w:t>
      </w:r>
    </w:p>
    <w:p w:rsidR="00C81044" w:rsidRPr="00E76452" w:rsidRDefault="00C81044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</w:p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544A9D">
        <w:rPr>
          <w:b/>
          <w:kern w:val="28"/>
          <w:sz w:val="26"/>
          <w:szCs w:val="26"/>
        </w:rPr>
        <w:t>3</w:t>
      </w:r>
      <w:r w:rsidR="00A77811" w:rsidRPr="00E76452">
        <w:rPr>
          <w:b/>
          <w:kern w:val="28"/>
          <w:sz w:val="26"/>
          <w:szCs w:val="26"/>
        </w:rPr>
        <w:t xml:space="preserve"> Методика оценки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65B5E">
        <w:rPr>
          <w:kern w:val="28"/>
          <w:sz w:val="26"/>
          <w:szCs w:val="26"/>
        </w:rPr>
        <w:t>Оценка эффективности предприятия и финансовой реализуемости инвестиционного проекта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>проводит</w:t>
      </w:r>
      <w:r>
        <w:rPr>
          <w:kern w:val="28"/>
          <w:sz w:val="26"/>
          <w:szCs w:val="26"/>
        </w:rPr>
        <w:t>ся</w:t>
      </w:r>
      <w:r w:rsidRPr="00E76452">
        <w:rPr>
          <w:kern w:val="28"/>
          <w:sz w:val="26"/>
          <w:szCs w:val="26"/>
        </w:rPr>
        <w:t xml:space="preserve"> в соответствии с</w:t>
      </w:r>
      <w:r>
        <w:rPr>
          <w:kern w:val="28"/>
          <w:sz w:val="26"/>
          <w:szCs w:val="26"/>
        </w:rPr>
        <w:t xml:space="preserve"> формами приложения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 xml:space="preserve">. 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Прогнозная модель</w:t>
      </w:r>
      <w:r w:rsidRPr="00E76452">
        <w:rPr>
          <w:kern w:val="28"/>
          <w:sz w:val="26"/>
          <w:szCs w:val="26"/>
        </w:rPr>
        <w:t xml:space="preserve"> содержит четыре группы </w:t>
      </w:r>
      <w:r>
        <w:rPr>
          <w:kern w:val="28"/>
          <w:sz w:val="26"/>
          <w:szCs w:val="26"/>
        </w:rPr>
        <w:t>форм</w:t>
      </w:r>
      <w:r w:rsidRPr="00E76452">
        <w:rPr>
          <w:kern w:val="28"/>
          <w:sz w:val="26"/>
          <w:szCs w:val="26"/>
        </w:rPr>
        <w:t>: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7" w:name="_Toc208984568"/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>сходные данные</w:t>
      </w:r>
      <w:r>
        <w:rPr>
          <w:kern w:val="28"/>
          <w:sz w:val="26"/>
          <w:szCs w:val="26"/>
        </w:rPr>
        <w:t xml:space="preserve"> (РИ 1-2)</w:t>
      </w:r>
      <w:r w:rsidRPr="00E76452">
        <w:rPr>
          <w:kern w:val="28"/>
          <w:sz w:val="26"/>
          <w:szCs w:val="26"/>
        </w:rPr>
        <w:t>;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>сходный вариант</w:t>
      </w:r>
      <w:r>
        <w:rPr>
          <w:kern w:val="28"/>
          <w:sz w:val="26"/>
          <w:szCs w:val="26"/>
        </w:rPr>
        <w:t xml:space="preserve"> («без проекта», РБ 1-4)</w:t>
      </w:r>
      <w:r w:rsidRPr="00E76452">
        <w:rPr>
          <w:kern w:val="28"/>
          <w:sz w:val="26"/>
          <w:szCs w:val="26"/>
        </w:rPr>
        <w:t>;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lastRenderedPageBreak/>
        <w:t xml:space="preserve">- </w:t>
      </w:r>
      <w:r w:rsidR="00863E29">
        <w:rPr>
          <w:kern w:val="28"/>
          <w:sz w:val="26"/>
          <w:szCs w:val="26"/>
        </w:rPr>
        <w:t>о</w:t>
      </w:r>
      <w:r w:rsidRPr="00E76452">
        <w:rPr>
          <w:kern w:val="28"/>
          <w:sz w:val="26"/>
          <w:szCs w:val="26"/>
        </w:rPr>
        <w:t>сновной вариант</w:t>
      </w:r>
      <w:r>
        <w:rPr>
          <w:kern w:val="28"/>
          <w:sz w:val="26"/>
          <w:szCs w:val="26"/>
        </w:rPr>
        <w:t xml:space="preserve"> («с проектом», РП 1-4)</w:t>
      </w:r>
      <w:r w:rsidRPr="00E76452">
        <w:rPr>
          <w:kern w:val="28"/>
          <w:sz w:val="26"/>
          <w:szCs w:val="26"/>
        </w:rPr>
        <w:t>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р</w:t>
      </w:r>
      <w:r w:rsidRPr="00E76452">
        <w:rPr>
          <w:kern w:val="28"/>
          <w:sz w:val="26"/>
          <w:szCs w:val="26"/>
        </w:rPr>
        <w:t>асчет эффекта ИП</w:t>
      </w:r>
      <w:r>
        <w:rPr>
          <w:kern w:val="28"/>
          <w:sz w:val="26"/>
          <w:szCs w:val="26"/>
        </w:rPr>
        <w:t xml:space="preserve"> (РЭ 1-6)</w:t>
      </w:r>
      <w:r w:rsidRPr="00E76452">
        <w:rPr>
          <w:kern w:val="28"/>
          <w:sz w:val="26"/>
          <w:szCs w:val="26"/>
        </w:rPr>
        <w:t>.</w:t>
      </w:r>
    </w:p>
    <w:bookmarkEnd w:id="7"/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E76452">
        <w:rPr>
          <w:b/>
          <w:kern w:val="28"/>
          <w:sz w:val="26"/>
          <w:szCs w:val="26"/>
        </w:rPr>
        <w:t>.1 Исходные данные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Группа «Исходные данные» содержит две </w:t>
      </w:r>
      <w:r>
        <w:rPr>
          <w:kern w:val="28"/>
          <w:sz w:val="26"/>
          <w:szCs w:val="26"/>
        </w:rPr>
        <w:t>формы</w:t>
      </w:r>
      <w:r w:rsidRPr="00E76452">
        <w:rPr>
          <w:kern w:val="28"/>
          <w:sz w:val="26"/>
          <w:szCs w:val="26"/>
        </w:rPr>
        <w:t>: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п</w:t>
      </w:r>
      <w:r w:rsidRPr="00E76452">
        <w:rPr>
          <w:kern w:val="28"/>
          <w:sz w:val="26"/>
          <w:szCs w:val="26"/>
        </w:rPr>
        <w:t>араметры расчетов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 xml:space="preserve">(форма РИ-1, приложение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>);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п</w:t>
      </w:r>
      <w:r w:rsidRPr="00E76452">
        <w:rPr>
          <w:kern w:val="28"/>
          <w:sz w:val="26"/>
          <w:szCs w:val="26"/>
        </w:rPr>
        <w:t>рогноз портфеля заказов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 xml:space="preserve">(форма РИ-2, приложение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>).</w:t>
      </w:r>
    </w:p>
    <w:p w:rsidR="00A77811" w:rsidRPr="00091742" w:rsidRDefault="002F603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.1.1 Параметры расчетов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Таблица «</w:t>
      </w:r>
      <w:r>
        <w:rPr>
          <w:kern w:val="28"/>
          <w:sz w:val="26"/>
          <w:szCs w:val="26"/>
        </w:rPr>
        <w:t>Параметры расчетов» (форма РИ-1</w:t>
      </w:r>
      <w:r w:rsidRPr="00E76452">
        <w:rPr>
          <w:kern w:val="28"/>
          <w:sz w:val="26"/>
          <w:szCs w:val="26"/>
        </w:rPr>
        <w:t xml:space="preserve">) содержит исходные данные – дефляторы, </w:t>
      </w:r>
      <w:r>
        <w:rPr>
          <w:kern w:val="28"/>
          <w:sz w:val="26"/>
          <w:szCs w:val="26"/>
        </w:rPr>
        <w:t>ставки процентов и налогов, коэффициент дисконтирования.</w:t>
      </w:r>
    </w:p>
    <w:p w:rsidR="00A77811" w:rsidRDefault="00A77811" w:rsidP="00A77811">
      <w:pPr>
        <w:shd w:val="clear" w:color="auto" w:fill="FFFFFF"/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Параметры дефляторов, ставка налога на прибыль, ставка по коммерческому кредиту, дивиденды устанавливаются Концерном и должны соответствовать аналогичным параметрами, применяемым при разработке долгосрочного </w:t>
      </w:r>
      <w:r w:rsidRPr="000F4724">
        <w:rPr>
          <w:kern w:val="28"/>
          <w:sz w:val="26"/>
          <w:szCs w:val="26"/>
        </w:rPr>
        <w:t xml:space="preserve">бюджета финансово-хозяйственной деятельности </w:t>
      </w:r>
      <w:r>
        <w:rPr>
          <w:kern w:val="28"/>
          <w:sz w:val="26"/>
          <w:szCs w:val="26"/>
        </w:rPr>
        <w:t xml:space="preserve">ДО на период планирования 5 лет. </w:t>
      </w:r>
    </w:p>
    <w:p w:rsidR="00A77811" w:rsidRPr="00091742" w:rsidRDefault="002F6033" w:rsidP="00A77811">
      <w:pPr>
        <w:spacing w:line="280" w:lineRule="exact"/>
        <w:ind w:firstLine="709"/>
        <w:rPr>
          <w:kern w:val="28"/>
          <w:sz w:val="26"/>
          <w:szCs w:val="26"/>
        </w:rPr>
      </w:pPr>
      <w:bookmarkStart w:id="8" w:name="_Toc208984570"/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.1.2 Прогноз портфеля заказов</w:t>
      </w:r>
      <w:bookmarkEnd w:id="8"/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Оценка экономической эффективности базируется на прогнозе портфеля заказов на планируемый период, данные которого отражаются в «Прогно</w:t>
      </w:r>
      <w:r>
        <w:rPr>
          <w:kern w:val="28"/>
          <w:sz w:val="26"/>
          <w:szCs w:val="26"/>
        </w:rPr>
        <w:t>з портфеля заказов» (форма РИ-2</w:t>
      </w:r>
      <w:r w:rsidRPr="00E76452">
        <w:rPr>
          <w:kern w:val="28"/>
          <w:sz w:val="26"/>
          <w:szCs w:val="26"/>
        </w:rPr>
        <w:t xml:space="preserve">). </w:t>
      </w:r>
    </w:p>
    <w:p w:rsidR="00A77811" w:rsidRDefault="00A77811" w:rsidP="00A77811">
      <w:pPr>
        <w:shd w:val="clear" w:color="auto" w:fill="FFFFFF"/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«Прогноз п</w:t>
      </w:r>
      <w:r w:rsidRPr="000F4724">
        <w:rPr>
          <w:kern w:val="28"/>
          <w:sz w:val="26"/>
          <w:szCs w:val="26"/>
        </w:rPr>
        <w:t>ортфел</w:t>
      </w:r>
      <w:r>
        <w:rPr>
          <w:kern w:val="28"/>
          <w:sz w:val="26"/>
          <w:szCs w:val="26"/>
        </w:rPr>
        <w:t>я</w:t>
      </w:r>
      <w:r w:rsidRPr="000F4724">
        <w:rPr>
          <w:kern w:val="28"/>
          <w:sz w:val="26"/>
          <w:szCs w:val="26"/>
        </w:rPr>
        <w:t xml:space="preserve"> заказов</w:t>
      </w:r>
      <w:r>
        <w:rPr>
          <w:kern w:val="28"/>
          <w:sz w:val="26"/>
          <w:szCs w:val="26"/>
        </w:rPr>
        <w:t>»</w:t>
      </w:r>
      <w:r w:rsidRPr="000F4724">
        <w:rPr>
          <w:kern w:val="28"/>
          <w:sz w:val="26"/>
          <w:szCs w:val="26"/>
        </w:rPr>
        <w:t xml:space="preserve"> заполняется на основании данных долгосрочного бюджета финансово-хозяйственной деятельности </w:t>
      </w:r>
      <w:r>
        <w:rPr>
          <w:kern w:val="28"/>
          <w:sz w:val="26"/>
          <w:szCs w:val="26"/>
        </w:rPr>
        <w:t xml:space="preserve">ДО на период планирования 5 лет. </w:t>
      </w:r>
    </w:p>
    <w:p w:rsidR="00A77811" w:rsidRPr="005A4ECE" w:rsidRDefault="00E9672A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.2 Исходный вариант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9" w:name="_Toc208984572"/>
      <w:r w:rsidRPr="005A4ECE">
        <w:rPr>
          <w:kern w:val="28"/>
          <w:sz w:val="26"/>
          <w:szCs w:val="26"/>
        </w:rPr>
        <w:t xml:space="preserve">Исходный вариант содержит данные, характеризующие деятельность предприятия в планируемом периоде </w:t>
      </w:r>
      <w:r w:rsidRPr="005A4ECE">
        <w:rPr>
          <w:b/>
          <w:kern w:val="28"/>
          <w:sz w:val="26"/>
          <w:szCs w:val="26"/>
        </w:rPr>
        <w:t xml:space="preserve">при условии, что ИП </w:t>
      </w:r>
      <w:r w:rsidRPr="006E6D6B">
        <w:rPr>
          <w:b/>
          <w:kern w:val="28"/>
          <w:sz w:val="26"/>
          <w:szCs w:val="26"/>
        </w:rPr>
        <w:t>не</w:t>
      </w:r>
      <w:r w:rsidRPr="005A4ECE">
        <w:rPr>
          <w:b/>
          <w:kern w:val="28"/>
          <w:sz w:val="26"/>
          <w:szCs w:val="26"/>
        </w:rPr>
        <w:t xml:space="preserve"> реализуется</w:t>
      </w:r>
      <w:r w:rsidRPr="005A4ECE">
        <w:rPr>
          <w:kern w:val="28"/>
          <w:sz w:val="26"/>
          <w:szCs w:val="26"/>
        </w:rPr>
        <w:t xml:space="preserve">. Исходный вариант служит основой для сравнения вариантов деятельности предприятия и расчета эффекта от реализации ИП (сопоставления показателей </w:t>
      </w:r>
      <w:r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с реализацией</w:t>
      </w:r>
      <w:r>
        <w:rPr>
          <w:kern w:val="28"/>
          <w:sz w:val="26"/>
          <w:szCs w:val="26"/>
        </w:rPr>
        <w:t>» и «без реализации»</w:t>
      </w:r>
      <w:r w:rsidRPr="005A4ECE">
        <w:rPr>
          <w:kern w:val="28"/>
          <w:sz w:val="26"/>
          <w:szCs w:val="26"/>
        </w:rPr>
        <w:t xml:space="preserve"> ИП). 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Исходный вариант содержит следующие таблицы:</w:t>
      </w:r>
    </w:p>
    <w:p w:rsidR="00A77811" w:rsidRPr="005A4ECE" w:rsidRDefault="001B6E3A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- д</w:t>
      </w:r>
      <w:r w:rsidR="00A77811" w:rsidRPr="005A4ECE">
        <w:rPr>
          <w:kern w:val="28"/>
          <w:sz w:val="26"/>
          <w:szCs w:val="26"/>
        </w:rPr>
        <w:t xml:space="preserve">оходы и расходы для определения денежных потоков по основной деятельности (форма РБ-1, приложение </w:t>
      </w:r>
      <w:r w:rsidR="0004053E">
        <w:rPr>
          <w:kern w:val="28"/>
          <w:sz w:val="26"/>
          <w:szCs w:val="26"/>
        </w:rPr>
        <w:t>К</w:t>
      </w:r>
      <w:r w:rsidR="00A77811"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>енежные потоки от изменения оборотных активов и кредиторской задолже</w:t>
      </w:r>
      <w:r>
        <w:rPr>
          <w:kern w:val="28"/>
          <w:sz w:val="26"/>
          <w:szCs w:val="26"/>
        </w:rPr>
        <w:t xml:space="preserve">нности (форма РБ-2,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1B6E3A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- д</w:t>
      </w:r>
      <w:r w:rsidR="00A77811" w:rsidRPr="005A4ECE">
        <w:rPr>
          <w:kern w:val="28"/>
          <w:sz w:val="26"/>
          <w:szCs w:val="26"/>
        </w:rPr>
        <w:t>енежные потоки, обусловленные реализуемым</w:t>
      </w:r>
      <w:r w:rsidR="00A77811">
        <w:rPr>
          <w:kern w:val="28"/>
          <w:sz w:val="26"/>
          <w:szCs w:val="26"/>
        </w:rPr>
        <w:t>и</w:t>
      </w:r>
      <w:r w:rsidR="00A77811" w:rsidRPr="005A4ECE">
        <w:rPr>
          <w:kern w:val="28"/>
          <w:sz w:val="26"/>
          <w:szCs w:val="26"/>
        </w:rPr>
        <w:t xml:space="preserve"> ИП</w:t>
      </w:r>
      <w:r w:rsidR="00A77811">
        <w:rPr>
          <w:kern w:val="28"/>
          <w:sz w:val="26"/>
          <w:szCs w:val="26"/>
        </w:rPr>
        <w:t xml:space="preserve"> </w:t>
      </w:r>
      <w:r w:rsidR="00A77811" w:rsidRPr="005A4ECE">
        <w:rPr>
          <w:kern w:val="28"/>
          <w:sz w:val="26"/>
          <w:szCs w:val="26"/>
        </w:rPr>
        <w:t xml:space="preserve">(форма РБ-3, приложение </w:t>
      </w:r>
      <w:r w:rsidR="0004053E">
        <w:rPr>
          <w:kern w:val="28"/>
          <w:sz w:val="26"/>
          <w:szCs w:val="26"/>
        </w:rPr>
        <w:t>К</w:t>
      </w:r>
      <w:r w:rsidR="00A77811"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>асчет денежных потоков</w:t>
      </w:r>
      <w:r>
        <w:rPr>
          <w:kern w:val="28"/>
          <w:sz w:val="26"/>
          <w:szCs w:val="26"/>
        </w:rPr>
        <w:t xml:space="preserve"> реализуемых ИП</w:t>
      </w:r>
      <w:r w:rsidRPr="005A4ECE">
        <w:rPr>
          <w:kern w:val="28"/>
          <w:sz w:val="26"/>
          <w:szCs w:val="26"/>
        </w:rPr>
        <w:t xml:space="preserve"> (форма РБ-4,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A77811" w:rsidRPr="00091742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.2.1 Доходы и расходы для определения денежных потоков по основной деятельности</w:t>
      </w:r>
      <w:bookmarkEnd w:id="9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Результатом расчета</w:t>
      </w:r>
      <w:r>
        <w:rPr>
          <w:kern w:val="28"/>
          <w:sz w:val="26"/>
          <w:szCs w:val="26"/>
        </w:rPr>
        <w:t xml:space="preserve"> в </w:t>
      </w:r>
      <w:r w:rsidR="003B0465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аблице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>» (форма РБ-1</w:t>
      </w:r>
      <w:r w:rsidRPr="005A4ECE">
        <w:rPr>
          <w:kern w:val="28"/>
          <w:sz w:val="26"/>
          <w:szCs w:val="26"/>
        </w:rPr>
        <w:t xml:space="preserve">) является денежный </w:t>
      </w:r>
      <w:r>
        <w:rPr>
          <w:kern w:val="28"/>
          <w:sz w:val="26"/>
          <w:szCs w:val="26"/>
        </w:rPr>
        <w:t>поток от основной деятельности</w:t>
      </w:r>
      <w:r w:rsidRPr="005A4ECE">
        <w:rPr>
          <w:kern w:val="28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 «Доходы»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 xml:space="preserve">» автоматически заполняется на основании данных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</w:t>
      </w:r>
      <w:r w:rsidRPr="00E76452">
        <w:rPr>
          <w:kern w:val="28"/>
          <w:sz w:val="26"/>
          <w:szCs w:val="26"/>
        </w:rPr>
        <w:t xml:space="preserve"> «Прогноз портфеля заказов»</w:t>
      </w:r>
    </w:p>
    <w:p w:rsidR="00A77811" w:rsidRPr="00C84EB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Перенесенные п</w:t>
      </w:r>
      <w:r w:rsidRPr="00C84EB1">
        <w:rPr>
          <w:kern w:val="28"/>
          <w:sz w:val="26"/>
          <w:szCs w:val="26"/>
        </w:rPr>
        <w:t>рогнозн</w:t>
      </w:r>
      <w:r>
        <w:rPr>
          <w:kern w:val="28"/>
          <w:sz w:val="26"/>
          <w:szCs w:val="26"/>
        </w:rPr>
        <w:t>ые</w:t>
      </w:r>
      <w:r w:rsidRPr="00C84EB1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доходы</w:t>
      </w:r>
      <w:r w:rsidRPr="00C84EB1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уменьшаю</w:t>
      </w:r>
      <w:r w:rsidRPr="00C84EB1">
        <w:rPr>
          <w:kern w:val="28"/>
          <w:sz w:val="26"/>
          <w:szCs w:val="26"/>
        </w:rPr>
        <w:t>тся в</w:t>
      </w:r>
      <w:r>
        <w:rPr>
          <w:kern w:val="28"/>
          <w:sz w:val="26"/>
          <w:szCs w:val="26"/>
        </w:rPr>
        <w:t xml:space="preserve"> разделе «Доходы»</w:t>
      </w:r>
      <w:r w:rsidRPr="00C84EB1">
        <w:rPr>
          <w:kern w:val="28"/>
          <w:sz w:val="26"/>
          <w:szCs w:val="26"/>
        </w:rPr>
        <w:t xml:space="preserve">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>»</w:t>
      </w:r>
      <w:r w:rsidRPr="00C84EB1">
        <w:rPr>
          <w:kern w:val="28"/>
          <w:sz w:val="26"/>
          <w:szCs w:val="26"/>
        </w:rPr>
        <w:t>, только в том случае, если:</w:t>
      </w:r>
    </w:p>
    <w:p w:rsidR="00A77811" w:rsidRPr="00C84EB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C84EB1">
        <w:rPr>
          <w:kern w:val="28"/>
          <w:sz w:val="26"/>
          <w:szCs w:val="26"/>
        </w:rPr>
        <w:t xml:space="preserve">- без техперевооружения или модернизации в результате выхода из строя определенного оборудования станут невозможными операции, в результате чего </w:t>
      </w:r>
      <w:r w:rsidRPr="00C84EB1">
        <w:rPr>
          <w:kern w:val="28"/>
          <w:sz w:val="26"/>
          <w:szCs w:val="26"/>
        </w:rPr>
        <w:lastRenderedPageBreak/>
        <w:t>невозможно будет производство какого-то изделия, и эти операции некому передать на аутсорсинг</w:t>
      </w:r>
      <w:r w:rsidR="00C53835">
        <w:rPr>
          <w:kern w:val="28"/>
          <w:sz w:val="26"/>
          <w:szCs w:val="26"/>
        </w:rPr>
        <w:t>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C84EB1">
        <w:rPr>
          <w:kern w:val="28"/>
          <w:sz w:val="26"/>
          <w:szCs w:val="26"/>
        </w:rPr>
        <w:t>- без дополнительного набора (или переобучения) основного персонала, в результате естественного старения и ухода персонала невозможны, станут какие-то объемы работ, и эти объемы некому передать на аутсорсинг.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Уменьшение </w:t>
      </w:r>
      <w:r>
        <w:rPr>
          <w:kern w:val="28"/>
          <w:sz w:val="26"/>
          <w:szCs w:val="26"/>
        </w:rPr>
        <w:t>доходов</w:t>
      </w:r>
      <w:r w:rsidRPr="005A4ECE">
        <w:rPr>
          <w:kern w:val="28"/>
          <w:sz w:val="26"/>
          <w:szCs w:val="26"/>
        </w:rPr>
        <w:t xml:space="preserve"> относительно прогноза необходимо обосновать</w:t>
      </w:r>
      <w:r>
        <w:rPr>
          <w:kern w:val="28"/>
          <w:sz w:val="26"/>
          <w:szCs w:val="26"/>
        </w:rPr>
        <w:t>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Раздел</w:t>
      </w:r>
      <w:r w:rsidR="006F26DB" w:rsidRPr="000A1435">
        <w:rPr>
          <w:kern w:val="28"/>
          <w:sz w:val="26"/>
          <w:szCs w:val="26"/>
        </w:rPr>
        <w:t>ы</w:t>
      </w:r>
      <w:r w:rsidRPr="005A4ECE">
        <w:rPr>
          <w:kern w:val="28"/>
          <w:sz w:val="26"/>
          <w:szCs w:val="26"/>
        </w:rPr>
        <w:t xml:space="preserve"> «</w:t>
      </w:r>
      <w:r>
        <w:rPr>
          <w:kern w:val="28"/>
          <w:sz w:val="26"/>
          <w:szCs w:val="26"/>
        </w:rPr>
        <w:t>Релевантные расходы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>, «Накладные расходы», «Коммерческие расходы» и пр.</w:t>
      </w:r>
      <w:r w:rsidRPr="005A4ECE">
        <w:rPr>
          <w:kern w:val="28"/>
          <w:sz w:val="26"/>
          <w:szCs w:val="26"/>
        </w:rPr>
        <w:t xml:space="preserve"> заполня</w:t>
      </w:r>
      <w:r w:rsidR="006F26DB" w:rsidRPr="000A1435">
        <w:rPr>
          <w:kern w:val="28"/>
          <w:sz w:val="26"/>
          <w:szCs w:val="26"/>
        </w:rPr>
        <w:t>ю</w:t>
      </w:r>
      <w:r w:rsidRPr="005A4ECE">
        <w:rPr>
          <w:kern w:val="28"/>
          <w:sz w:val="26"/>
          <w:szCs w:val="26"/>
        </w:rPr>
        <w:t>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bookmarkStart w:id="10" w:name="_Toc208984573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.2.2 Денежные потоки от изменения оборотных активов и кредиторской задолженности</w:t>
      </w:r>
      <w:bookmarkEnd w:id="10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Таблица</w:t>
      </w:r>
      <w:r>
        <w:rPr>
          <w:kern w:val="28"/>
          <w:sz w:val="26"/>
          <w:szCs w:val="26"/>
        </w:rPr>
        <w:t xml:space="preserve"> «</w:t>
      </w:r>
      <w:r w:rsidRPr="005A4ECE">
        <w:rPr>
          <w:kern w:val="28"/>
          <w:sz w:val="26"/>
          <w:szCs w:val="26"/>
        </w:rPr>
        <w:t>Денежные потоки от изменения оборотных активов и кредиторской задолженности</w:t>
      </w:r>
      <w:r>
        <w:rPr>
          <w:kern w:val="28"/>
          <w:sz w:val="26"/>
          <w:szCs w:val="26"/>
        </w:rPr>
        <w:t>» (форма РБ-2</w:t>
      </w:r>
      <w:r w:rsidRPr="005A4ECE">
        <w:rPr>
          <w:kern w:val="28"/>
          <w:sz w:val="26"/>
          <w:szCs w:val="26"/>
        </w:rPr>
        <w:t>) заполняется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bookmarkStart w:id="11" w:name="_Toc208984574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 xml:space="preserve">.2.3 Денежные потоки, обусловленные </w:t>
      </w:r>
      <w:bookmarkEnd w:id="11"/>
      <w:r w:rsidR="00A77811" w:rsidRPr="00DF6B6F">
        <w:rPr>
          <w:kern w:val="28"/>
          <w:sz w:val="26"/>
          <w:szCs w:val="26"/>
        </w:rPr>
        <w:t>реализацией инвестиционных проектов, начатых в предыдущие годы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Т</w:t>
      </w:r>
      <w:r w:rsidRPr="005A4ECE">
        <w:rPr>
          <w:kern w:val="28"/>
          <w:sz w:val="26"/>
          <w:szCs w:val="26"/>
        </w:rPr>
        <w:t xml:space="preserve">аблица </w:t>
      </w:r>
      <w:r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Денежные потоки, обусловленные реализуемым</w:t>
      </w:r>
      <w:r>
        <w:rPr>
          <w:kern w:val="28"/>
          <w:sz w:val="26"/>
          <w:szCs w:val="26"/>
        </w:rPr>
        <w:t>и</w:t>
      </w:r>
      <w:r w:rsidRPr="005A4ECE">
        <w:rPr>
          <w:kern w:val="28"/>
          <w:sz w:val="26"/>
          <w:szCs w:val="26"/>
        </w:rPr>
        <w:t xml:space="preserve"> ИП</w:t>
      </w:r>
      <w:r>
        <w:rPr>
          <w:kern w:val="28"/>
          <w:sz w:val="26"/>
          <w:szCs w:val="26"/>
        </w:rPr>
        <w:t>» (форма РБ-3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t>содержит данные по</w:t>
      </w:r>
      <w:r>
        <w:rPr>
          <w:kern w:val="28"/>
          <w:sz w:val="26"/>
          <w:szCs w:val="26"/>
        </w:rPr>
        <w:t xml:space="preserve"> переходящим инвестиционным проектам реализуемых предприятием и </w:t>
      </w:r>
      <w:r w:rsidRPr="005A4ECE">
        <w:rPr>
          <w:kern w:val="28"/>
          <w:sz w:val="26"/>
          <w:szCs w:val="26"/>
        </w:rPr>
        <w:t>заполняется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firstLine="709"/>
        <w:rPr>
          <w:kern w:val="28"/>
          <w:sz w:val="26"/>
          <w:szCs w:val="26"/>
        </w:rPr>
      </w:pPr>
      <w:bookmarkStart w:id="12" w:name="_Toc208984575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.2.4 Расчет денежных потоков</w:t>
      </w:r>
      <w:bookmarkEnd w:id="12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Результатом расчета </w:t>
      </w:r>
      <w:r w:rsidR="006022A8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Расчет денежных потоков</w:t>
      </w:r>
      <w:r>
        <w:rPr>
          <w:kern w:val="28"/>
          <w:sz w:val="26"/>
          <w:szCs w:val="26"/>
        </w:rPr>
        <w:t xml:space="preserve"> реализуемых ИП» (форма РБ-4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являются денежные потоки проектов реализуемых предприятием.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Разделы «Кредиты, займы», «Прочие привлечения средств», «Возврат кредитов и займов», «Возврат прочих привлеченных средств» указанной таблицы заполняются </w:t>
      </w:r>
      <w:r w:rsidRPr="005A4ECE">
        <w:rPr>
          <w:kern w:val="28"/>
          <w:sz w:val="26"/>
          <w:szCs w:val="26"/>
        </w:rPr>
        <w:t>на основании данных долгосрочного бюджета финансово-хозяйственной деятельности ДО на период планирования 5 лет.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Остальные разделы заполняться в автоматическом режиме.</w:t>
      </w:r>
    </w:p>
    <w:p w:rsidR="00A77811" w:rsidRPr="005A4ECE" w:rsidRDefault="00093D6F" w:rsidP="00A77811">
      <w:pPr>
        <w:spacing w:line="280" w:lineRule="exact"/>
        <w:ind w:left="709"/>
        <w:jc w:val="both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.3 Основной вариант</w:t>
      </w:r>
    </w:p>
    <w:p w:rsidR="00A77811" w:rsidRDefault="00A77811" w:rsidP="00A77811">
      <w:pPr>
        <w:spacing w:line="280" w:lineRule="exact"/>
        <w:ind w:firstLine="709"/>
        <w:jc w:val="both"/>
        <w:rPr>
          <w:b/>
          <w:kern w:val="28"/>
          <w:sz w:val="26"/>
          <w:szCs w:val="26"/>
        </w:rPr>
      </w:pPr>
      <w:r>
        <w:rPr>
          <w:kern w:val="28"/>
          <w:sz w:val="26"/>
          <w:szCs w:val="26"/>
        </w:rPr>
        <w:t>Основной вариант</w:t>
      </w:r>
      <w:r w:rsidRPr="005A4ECE">
        <w:rPr>
          <w:kern w:val="28"/>
          <w:sz w:val="26"/>
          <w:szCs w:val="26"/>
        </w:rPr>
        <w:t xml:space="preserve"> содержит данные, характеризующие деятельность предприятия в планируемом периоде </w:t>
      </w:r>
      <w:r w:rsidRPr="001403B8">
        <w:rPr>
          <w:b/>
          <w:kern w:val="28"/>
          <w:sz w:val="26"/>
          <w:szCs w:val="26"/>
        </w:rPr>
        <w:t>при условии, что ИП реализуется</w:t>
      </w:r>
      <w:r>
        <w:rPr>
          <w:b/>
          <w:kern w:val="28"/>
          <w:sz w:val="26"/>
          <w:szCs w:val="26"/>
        </w:rPr>
        <w:t xml:space="preserve">. </w:t>
      </w:r>
    </w:p>
    <w:p w:rsidR="00A77811" w:rsidRPr="009E4F05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Основной</w:t>
      </w:r>
      <w:r w:rsidRPr="005A4ECE">
        <w:rPr>
          <w:kern w:val="28"/>
          <w:sz w:val="26"/>
          <w:szCs w:val="26"/>
        </w:rPr>
        <w:t xml:space="preserve"> вариант</w:t>
      </w:r>
      <w:r>
        <w:rPr>
          <w:kern w:val="28"/>
          <w:sz w:val="26"/>
          <w:szCs w:val="26"/>
        </w:rPr>
        <w:t xml:space="preserve"> сравнивается с исходным вариантом для оценки </w:t>
      </w:r>
      <w:r w:rsidRPr="009E4F05">
        <w:rPr>
          <w:kern w:val="28"/>
          <w:sz w:val="26"/>
          <w:szCs w:val="26"/>
        </w:rPr>
        <w:t>влияния реализации инвестиционного проекта на экономические и финансовые показатели предприятия и финансовой реализуемости инвестиционного проекта</w:t>
      </w:r>
      <w:r>
        <w:rPr>
          <w:kern w:val="28"/>
          <w:sz w:val="26"/>
          <w:szCs w:val="26"/>
        </w:rPr>
        <w:t>.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Основной вариант </w:t>
      </w:r>
      <w:r w:rsidRPr="005A4ECE">
        <w:rPr>
          <w:kern w:val="28"/>
          <w:sz w:val="26"/>
          <w:szCs w:val="26"/>
        </w:rPr>
        <w:t>содержит</w:t>
      </w:r>
      <w:r>
        <w:rPr>
          <w:kern w:val="28"/>
          <w:sz w:val="26"/>
          <w:szCs w:val="26"/>
        </w:rPr>
        <w:t xml:space="preserve"> следующие таблицы</w:t>
      </w:r>
      <w:r w:rsidRPr="005A4ECE">
        <w:rPr>
          <w:kern w:val="28"/>
          <w:sz w:val="26"/>
          <w:szCs w:val="26"/>
        </w:rPr>
        <w:t>: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>оходы и расходы для определения денежных потоков по основной деятел</w:t>
      </w:r>
      <w:r>
        <w:rPr>
          <w:kern w:val="28"/>
          <w:sz w:val="26"/>
          <w:szCs w:val="26"/>
        </w:rPr>
        <w:t xml:space="preserve">ьности (форма РП-1,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енежные потоки от изменения оборотных активов и кредиторской задолженности (форма РП-2,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енежные потоки, обусловленные </w:t>
      </w:r>
      <w:r>
        <w:rPr>
          <w:kern w:val="28"/>
          <w:sz w:val="26"/>
          <w:szCs w:val="26"/>
        </w:rPr>
        <w:t xml:space="preserve">планируемым ИП (форма РП-3,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>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 xml:space="preserve"> (форма РП-4,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A77811" w:rsidRPr="00DF6B6F" w:rsidRDefault="00093D6F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13" w:name="_Toc208984578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.3.1 Доходы и расходы для определения денежных потоков по основной деятельности</w:t>
      </w:r>
      <w:bookmarkEnd w:id="13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Данные исходного варианта (форма РБ-1) переносятся в основной вариант (форма РП-1) и корректируются с учетом возможного изменения портфеля заказов, </w:t>
      </w:r>
      <w:r>
        <w:rPr>
          <w:kern w:val="28"/>
          <w:sz w:val="26"/>
          <w:szCs w:val="26"/>
        </w:rPr>
        <w:lastRenderedPageBreak/>
        <w:t xml:space="preserve">релевантных и накладных расходов, в результате реализации инвестиционного проекта.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2C1F34">
        <w:rPr>
          <w:kern w:val="28"/>
          <w:sz w:val="26"/>
          <w:szCs w:val="26"/>
        </w:rPr>
        <w:t xml:space="preserve">Изменения в портфеле заказов по </w:t>
      </w:r>
      <w:r w:rsidR="000637F3">
        <w:rPr>
          <w:kern w:val="28"/>
          <w:sz w:val="26"/>
          <w:szCs w:val="26"/>
        </w:rPr>
        <w:t>ПВН</w:t>
      </w:r>
      <w:r w:rsidRPr="002C1F34">
        <w:rPr>
          <w:kern w:val="28"/>
          <w:sz w:val="26"/>
          <w:szCs w:val="26"/>
        </w:rPr>
        <w:t xml:space="preserve"> должны быть подтверждены в ДЗП ПВН, а по </w:t>
      </w:r>
      <w:r w:rsidR="000637F3">
        <w:rPr>
          <w:kern w:val="28"/>
          <w:sz w:val="26"/>
          <w:szCs w:val="26"/>
        </w:rPr>
        <w:t>ПГН</w:t>
      </w:r>
      <w:r w:rsidRPr="002C1F34">
        <w:rPr>
          <w:kern w:val="28"/>
          <w:sz w:val="26"/>
          <w:szCs w:val="26"/>
        </w:rPr>
        <w:t xml:space="preserve"> прогнозный портфель заказов подтверждается в ДРГП.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63726D">
        <w:rPr>
          <w:kern w:val="28"/>
          <w:sz w:val="26"/>
          <w:szCs w:val="26"/>
        </w:rPr>
        <w:t>Изменения по</w:t>
      </w:r>
      <w:r>
        <w:rPr>
          <w:kern w:val="28"/>
          <w:sz w:val="26"/>
          <w:szCs w:val="26"/>
        </w:rPr>
        <w:t>казателей необходимо обосновать.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При обосновании себестоимости продукции рекомендуется использовать методики, приведенные в приложении </w:t>
      </w:r>
      <w:r w:rsidR="00CB3A56">
        <w:rPr>
          <w:kern w:val="28"/>
          <w:sz w:val="26"/>
          <w:szCs w:val="26"/>
        </w:rPr>
        <w:t>Б</w:t>
      </w:r>
      <w:r>
        <w:rPr>
          <w:kern w:val="28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Допускается расчет себестоимости по иным методикам.</w:t>
      </w:r>
    </w:p>
    <w:p w:rsidR="00A77811" w:rsidRPr="00DF6B6F" w:rsidRDefault="005E04A1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14" w:name="_Toc208984579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.3.2 Денежные потоки от изменения оборотных активов и кредиторской задолженности</w:t>
      </w:r>
      <w:bookmarkEnd w:id="14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Данные исходного варианта (форма РБ-2) переносятся в основной вариант (форма РП-2) и корректируются показатели «Внеоборотные активы» и «Заемные средства» с учетом данных раздела 6 «Бюджет проекта» приложения </w:t>
      </w:r>
      <w:r w:rsidR="00FC3513">
        <w:rPr>
          <w:kern w:val="28"/>
          <w:sz w:val="26"/>
          <w:szCs w:val="26"/>
        </w:rPr>
        <w:t>Д</w:t>
      </w:r>
      <w:r>
        <w:rPr>
          <w:kern w:val="28"/>
          <w:sz w:val="26"/>
          <w:szCs w:val="26"/>
        </w:rPr>
        <w:t>.</w:t>
      </w:r>
    </w:p>
    <w:p w:rsidR="00A77811" w:rsidRPr="00DF6B6F" w:rsidRDefault="005E04A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15" w:name="_Toc208984580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 xml:space="preserve">.3.3 </w:t>
      </w:r>
      <w:bookmarkEnd w:id="15"/>
      <w:r w:rsidR="00A77811" w:rsidRPr="00DF6B6F">
        <w:rPr>
          <w:kern w:val="28"/>
          <w:sz w:val="26"/>
          <w:szCs w:val="26"/>
        </w:rPr>
        <w:t>Денежные потоки, обусловленные планируемым ИП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Данные исходного варианта (форма РБ-3) переносятся в основной вариант (форма РП-3) и корректируются с учетом данных раздела 6 «Бюджет проекта» приложения Г.</w:t>
      </w:r>
    </w:p>
    <w:p w:rsidR="00A77811" w:rsidRPr="00DF6B6F" w:rsidRDefault="005E04A1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16" w:name="_Toc208984581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.3.4 Расчет денежных потоков</w:t>
      </w:r>
      <w:bookmarkEnd w:id="16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Результатом расчета «</w:t>
      </w:r>
      <w:r w:rsidRPr="005A4ECE">
        <w:rPr>
          <w:kern w:val="28"/>
          <w:sz w:val="26"/>
          <w:szCs w:val="26"/>
        </w:rPr>
        <w:t>Расчет денежных потоков</w:t>
      </w:r>
      <w:r>
        <w:rPr>
          <w:kern w:val="28"/>
          <w:sz w:val="26"/>
          <w:szCs w:val="26"/>
        </w:rPr>
        <w:t xml:space="preserve"> реализуемых ИП»</w:t>
      </w:r>
      <w:r w:rsidRPr="005A4ECE">
        <w:rPr>
          <w:kern w:val="28"/>
          <w:sz w:val="26"/>
          <w:szCs w:val="26"/>
        </w:rPr>
        <w:t xml:space="preserve"> (форма Р</w:t>
      </w:r>
      <w:r>
        <w:rPr>
          <w:kern w:val="28"/>
          <w:sz w:val="26"/>
          <w:szCs w:val="26"/>
        </w:rPr>
        <w:t>П</w:t>
      </w:r>
      <w:r w:rsidRPr="005A4ECE">
        <w:rPr>
          <w:kern w:val="28"/>
          <w:sz w:val="26"/>
          <w:szCs w:val="26"/>
        </w:rPr>
        <w:t>-4)</w:t>
      </w:r>
      <w:r>
        <w:rPr>
          <w:kern w:val="28"/>
          <w:sz w:val="26"/>
          <w:szCs w:val="26"/>
        </w:rPr>
        <w:t xml:space="preserve"> являются денежные потоки предприятия.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Разделы «Кредиты, займы», «Прочие привлечения средств», «Возврат кредитов и займов», «Возврат прочих привлеченных средств» указанной таблицы переносятся из исходного варианта и корректируются с учетом данных раздела 6 «Бюджет проекта» приложения </w:t>
      </w:r>
      <w:r w:rsidR="00FC3513">
        <w:rPr>
          <w:kern w:val="28"/>
          <w:sz w:val="26"/>
          <w:szCs w:val="26"/>
        </w:rPr>
        <w:t>Д</w:t>
      </w:r>
      <w:r>
        <w:rPr>
          <w:kern w:val="28"/>
          <w:sz w:val="26"/>
          <w:szCs w:val="26"/>
        </w:rPr>
        <w:t>.</w:t>
      </w:r>
    </w:p>
    <w:p w:rsidR="00A77811" w:rsidRPr="005A4ECE" w:rsidRDefault="003F4C3D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.4 Расчет эффекта инвестиционного проекта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Расчет эффекта от</w:t>
      </w:r>
      <w:r>
        <w:rPr>
          <w:kern w:val="28"/>
          <w:sz w:val="26"/>
          <w:szCs w:val="26"/>
        </w:rPr>
        <w:t xml:space="preserve"> планируемого к</w:t>
      </w:r>
      <w:r w:rsidRPr="005A4ECE">
        <w:rPr>
          <w:kern w:val="28"/>
          <w:sz w:val="26"/>
          <w:szCs w:val="26"/>
        </w:rPr>
        <w:t xml:space="preserve"> реализации ИП</w:t>
      </w:r>
      <w:r>
        <w:rPr>
          <w:kern w:val="28"/>
          <w:sz w:val="26"/>
          <w:szCs w:val="26"/>
        </w:rPr>
        <w:t xml:space="preserve"> осуществляется автоматически</w:t>
      </w:r>
      <w:r w:rsidRPr="005A4ECE">
        <w:rPr>
          <w:kern w:val="28"/>
          <w:sz w:val="26"/>
          <w:szCs w:val="26"/>
        </w:rPr>
        <w:t xml:space="preserve"> в следующих формах: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доходов и расходов (форма РЭ-1,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баланса (форма РЭ-2,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расходов (форма РЭ-3,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денежных потоков (форма РЭ-4,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230565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 xml:space="preserve">асчет денежных потоков без- и с реализацией ИП (форма РЭ-5,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инамика финансовых показателей (форма РЭ-6,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C81044" w:rsidRDefault="00C81044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</w:p>
    <w:p w:rsidR="00A77811" w:rsidRPr="005A4ECE" w:rsidRDefault="003F4C3D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4</w:t>
      </w:r>
      <w:r w:rsidR="00A77811" w:rsidRPr="005A4ECE">
        <w:rPr>
          <w:b/>
          <w:kern w:val="28"/>
          <w:sz w:val="26"/>
          <w:szCs w:val="26"/>
        </w:rPr>
        <w:t xml:space="preserve"> Оценка инвестиционного проекта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Достаточным условием финансовой реализуемости ИП является не отрицательность на каждом шаге планирования (год) величины «Денежные средства и высоколиквидные ценные бумаги» (стр. 4.4. таблицы «Расчет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(РП-4) планируемого к</w:t>
      </w:r>
      <w:r w:rsidRPr="005A4ECE">
        <w:rPr>
          <w:kern w:val="28"/>
          <w:sz w:val="26"/>
          <w:szCs w:val="26"/>
        </w:rPr>
        <w:t xml:space="preserve"> реализации ИП).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Для признания </w:t>
      </w:r>
      <w:r>
        <w:rPr>
          <w:kern w:val="28"/>
          <w:sz w:val="26"/>
          <w:szCs w:val="26"/>
        </w:rPr>
        <w:t>эффективности реализации ИП</w:t>
      </w:r>
      <w:r w:rsidRPr="005A4ECE">
        <w:rPr>
          <w:kern w:val="28"/>
          <w:sz w:val="26"/>
          <w:szCs w:val="26"/>
        </w:rPr>
        <w:t xml:space="preserve"> необходимо, чтобы чистый дисконтированный доход (ЧДД) за период планирования </w:t>
      </w:r>
      <w:r>
        <w:rPr>
          <w:kern w:val="28"/>
          <w:sz w:val="26"/>
          <w:szCs w:val="26"/>
        </w:rPr>
        <w:t>был</w:t>
      </w:r>
      <w:r w:rsidRPr="005A4ECE">
        <w:rPr>
          <w:kern w:val="28"/>
          <w:sz w:val="26"/>
          <w:szCs w:val="26"/>
        </w:rPr>
        <w:t xml:space="preserve"> положительным</w:t>
      </w:r>
      <w:r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lastRenderedPageBreak/>
        <w:t>(строка 4. таблицы «Расчет денежных потоков без- и с реализацией ИП»</w:t>
      </w:r>
      <w:r w:rsidRPr="007E7FC4"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t xml:space="preserve">(форма РЭ-5)).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В таблице «Динамика финансовых показателе» (форма РЭ-6) дается сравнение основных прогнозных финансово-экономических показателей деятельности предприятия «без проекта» и «с проектом». </w:t>
      </w:r>
    </w:p>
    <w:p w:rsidR="00DF6B6F" w:rsidRDefault="00DF6B6F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</w:p>
    <w:p w:rsidR="00A77811" w:rsidRPr="005A4ECE" w:rsidRDefault="008F1746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5</w:t>
      </w:r>
      <w:r w:rsidR="00A77811" w:rsidRPr="005A4ECE">
        <w:rPr>
          <w:b/>
          <w:kern w:val="28"/>
          <w:sz w:val="26"/>
          <w:szCs w:val="26"/>
        </w:rPr>
        <w:t xml:space="preserve"> </w:t>
      </w:r>
      <w:r w:rsidR="00A77811">
        <w:rPr>
          <w:b/>
          <w:kern w:val="28"/>
          <w:sz w:val="26"/>
          <w:szCs w:val="26"/>
        </w:rPr>
        <w:t>Порядок</w:t>
      </w:r>
      <w:r w:rsidR="00A77811" w:rsidRPr="005A4ECE">
        <w:rPr>
          <w:b/>
          <w:kern w:val="28"/>
          <w:sz w:val="26"/>
          <w:szCs w:val="26"/>
        </w:rPr>
        <w:t xml:space="preserve"> заполнения шаблона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При заполнении </w:t>
      </w:r>
      <w:r w:rsidR="00344A3A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выполняется общее правило: данные вносятся в белые поля. </w:t>
      </w:r>
      <w:r>
        <w:rPr>
          <w:kern w:val="28"/>
          <w:sz w:val="26"/>
          <w:szCs w:val="26"/>
        </w:rPr>
        <w:t xml:space="preserve">Поля закрашенные белым цветом не содержат формул.  Такие поля предназначены для внесения данных вручную. </w:t>
      </w:r>
      <w:r w:rsidRPr="005A4ECE">
        <w:rPr>
          <w:kern w:val="28"/>
          <w:sz w:val="26"/>
          <w:szCs w:val="26"/>
        </w:rPr>
        <w:t xml:space="preserve">Поля, закрашенные желтым цветом, содержат формулы и защищены от записи. </w:t>
      </w:r>
      <w:r>
        <w:rPr>
          <w:kern w:val="28"/>
          <w:sz w:val="26"/>
          <w:szCs w:val="26"/>
        </w:rPr>
        <w:t>П</w:t>
      </w:r>
      <w:r w:rsidRPr="005A4ECE">
        <w:rPr>
          <w:kern w:val="28"/>
          <w:sz w:val="26"/>
          <w:szCs w:val="26"/>
        </w:rPr>
        <w:t>оля</w:t>
      </w:r>
      <w:r>
        <w:rPr>
          <w:kern w:val="28"/>
          <w:sz w:val="26"/>
          <w:szCs w:val="26"/>
        </w:rPr>
        <w:t xml:space="preserve"> закрашенные зеленым цветом</w:t>
      </w:r>
      <w:r w:rsidRPr="005A4ECE">
        <w:rPr>
          <w:kern w:val="28"/>
          <w:sz w:val="26"/>
          <w:szCs w:val="26"/>
        </w:rPr>
        <w:t xml:space="preserve"> (данные по доходам в таблицах доходов и расходов) также содержат формулы, но не защищены от записи. Такие поля могут корректироваться при необходимости внесением данных прямо поверх формулы.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1. Заполнить таблицу «Параметры расчетов»</w:t>
      </w:r>
      <w:r w:rsidRPr="000830D4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(форма РИ-1</w:t>
      </w:r>
      <w:r w:rsidRPr="00E76452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во</w:t>
      </w:r>
      <w:r w:rsidRPr="005A4ECE">
        <w:rPr>
          <w:kern w:val="28"/>
          <w:sz w:val="26"/>
          <w:szCs w:val="26"/>
        </w:rPr>
        <w:t xml:space="preserve"> вкладке </w:t>
      </w:r>
      <w:r w:rsidR="00344A3A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Параметры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  <w:r>
        <w:rPr>
          <w:kern w:val="28"/>
          <w:sz w:val="26"/>
          <w:szCs w:val="26"/>
        </w:rPr>
        <w:t>Вводятся д</w:t>
      </w:r>
      <w:r w:rsidRPr="005A4ECE">
        <w:rPr>
          <w:kern w:val="28"/>
          <w:sz w:val="26"/>
          <w:szCs w:val="26"/>
        </w:rPr>
        <w:t>ефляторы и процентные ставки. Заполняются поля наименование предприятия и начальный год периода планирования. Эти значения автоматически копируются во все формы. Годы в графах всех таблиц проставляются автоматически.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2. Заполнить таблицу «Прогноз портфеля заказов»</w:t>
      </w:r>
      <w:r>
        <w:rPr>
          <w:kern w:val="28"/>
          <w:sz w:val="26"/>
          <w:szCs w:val="26"/>
        </w:rPr>
        <w:t xml:space="preserve"> (форма РИ-2</w:t>
      </w:r>
      <w:r w:rsidRPr="00E76452">
        <w:rPr>
          <w:kern w:val="28"/>
          <w:sz w:val="26"/>
          <w:szCs w:val="26"/>
        </w:rPr>
        <w:t>,)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Пр_Доходы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аблона. Данные автоматически пере</w:t>
      </w:r>
      <w:r>
        <w:rPr>
          <w:kern w:val="28"/>
          <w:sz w:val="26"/>
          <w:szCs w:val="26"/>
        </w:rPr>
        <w:t>нося</w:t>
      </w:r>
      <w:r w:rsidRPr="005A4ECE">
        <w:rPr>
          <w:kern w:val="28"/>
          <w:sz w:val="26"/>
          <w:szCs w:val="26"/>
        </w:rPr>
        <w:t xml:space="preserve">тся в таблицы </w:t>
      </w:r>
      <w:r>
        <w:rPr>
          <w:kern w:val="28"/>
          <w:sz w:val="26"/>
          <w:szCs w:val="26"/>
        </w:rPr>
        <w:t>исходного</w:t>
      </w:r>
      <w:r w:rsidRPr="005A4ECE">
        <w:rPr>
          <w:kern w:val="28"/>
          <w:sz w:val="26"/>
          <w:szCs w:val="26"/>
        </w:rPr>
        <w:t xml:space="preserve"> и</w:t>
      </w:r>
      <w:r>
        <w:rPr>
          <w:kern w:val="28"/>
          <w:sz w:val="26"/>
          <w:szCs w:val="26"/>
        </w:rPr>
        <w:t xml:space="preserve"> основного варианта</w:t>
      </w:r>
      <w:r w:rsidRPr="005A4ECE">
        <w:rPr>
          <w:kern w:val="28"/>
          <w:sz w:val="26"/>
          <w:szCs w:val="26"/>
        </w:rPr>
        <w:t>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3. Заполнить таблицу «Доходы и расходы для определения денежных потоков по основной деятельности»</w:t>
      </w:r>
      <w:r>
        <w:rPr>
          <w:kern w:val="28"/>
          <w:sz w:val="26"/>
          <w:szCs w:val="26"/>
        </w:rPr>
        <w:t xml:space="preserve"> (форма РБ-1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БАЗ_БДР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4. Заполнить таблицу «Денежные потоки от изменения</w:t>
      </w:r>
      <w:r>
        <w:rPr>
          <w:kern w:val="28"/>
          <w:sz w:val="26"/>
          <w:szCs w:val="26"/>
        </w:rPr>
        <w:t xml:space="preserve"> оборотных</w:t>
      </w:r>
      <w:r w:rsidRPr="005A4ECE">
        <w:rPr>
          <w:kern w:val="28"/>
          <w:sz w:val="26"/>
          <w:szCs w:val="26"/>
        </w:rPr>
        <w:t xml:space="preserve"> активов и </w:t>
      </w:r>
      <w:r>
        <w:rPr>
          <w:kern w:val="28"/>
          <w:sz w:val="26"/>
          <w:szCs w:val="26"/>
        </w:rPr>
        <w:t>кредиторской</w:t>
      </w:r>
      <w:r w:rsidRPr="005A4ECE">
        <w:rPr>
          <w:kern w:val="28"/>
          <w:sz w:val="26"/>
          <w:szCs w:val="26"/>
        </w:rPr>
        <w:t xml:space="preserve"> задолженности»</w:t>
      </w:r>
      <w:r>
        <w:rPr>
          <w:kern w:val="28"/>
          <w:sz w:val="26"/>
          <w:szCs w:val="26"/>
        </w:rPr>
        <w:t xml:space="preserve"> (форма РБ-2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БАЗ_Баланс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аблона.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5. Заполнить таблицу «Денежные потоки, обусловленные </w:t>
      </w:r>
      <w:r>
        <w:rPr>
          <w:kern w:val="28"/>
          <w:sz w:val="26"/>
          <w:szCs w:val="26"/>
        </w:rPr>
        <w:t>реализуемыми</w:t>
      </w:r>
      <w:r w:rsidRPr="005A4ECE">
        <w:rPr>
          <w:kern w:val="28"/>
          <w:sz w:val="26"/>
          <w:szCs w:val="26"/>
        </w:rPr>
        <w:t xml:space="preserve"> ИП»</w:t>
      </w:r>
      <w:r>
        <w:rPr>
          <w:kern w:val="28"/>
          <w:sz w:val="26"/>
          <w:szCs w:val="26"/>
        </w:rPr>
        <w:t xml:space="preserve"> (форма РБ-3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БАЗ_Инвест Шаблона. 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6. Заполнить таблицу «Расчет денежных потоков</w:t>
      </w:r>
      <w:r>
        <w:rPr>
          <w:kern w:val="28"/>
          <w:sz w:val="26"/>
          <w:szCs w:val="26"/>
        </w:rPr>
        <w:t xml:space="preserve"> реализуемых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(форма РБ-4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БАЗ_БДДС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 части привлечения и возврата средств.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7. Заполнить таблицу «Доходы и расходы для определения денежных потоков по основной деятельности»</w:t>
      </w:r>
      <w:r>
        <w:rPr>
          <w:kern w:val="28"/>
          <w:sz w:val="26"/>
          <w:szCs w:val="26"/>
        </w:rPr>
        <w:t xml:space="preserve"> (форма РП-1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основного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РЕС_БДР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8. Заполнить таблицу «Денежные потоки от изменения активов и </w:t>
      </w:r>
      <w:r>
        <w:rPr>
          <w:kern w:val="28"/>
          <w:sz w:val="26"/>
          <w:szCs w:val="26"/>
        </w:rPr>
        <w:t>кредиторской</w:t>
      </w:r>
      <w:r w:rsidRPr="005A4ECE">
        <w:rPr>
          <w:kern w:val="28"/>
          <w:sz w:val="26"/>
          <w:szCs w:val="26"/>
        </w:rPr>
        <w:t xml:space="preserve"> задолженности»</w:t>
      </w:r>
      <w:r w:rsidRPr="0031533C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(форма РП-2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основного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РЕС_Баланс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</w:t>
      </w:r>
      <w:r>
        <w:rPr>
          <w:kern w:val="28"/>
          <w:sz w:val="26"/>
          <w:szCs w:val="26"/>
        </w:rPr>
        <w:t xml:space="preserve"> в разрезе внеоборотных активов и заемных средств.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9. Заполнить таблицу «Денежные потоки, обусловленные </w:t>
      </w:r>
      <w:r>
        <w:rPr>
          <w:kern w:val="28"/>
          <w:sz w:val="26"/>
          <w:szCs w:val="26"/>
        </w:rPr>
        <w:t>планируемым</w:t>
      </w:r>
      <w:r w:rsidRPr="005A4ECE">
        <w:rPr>
          <w:kern w:val="28"/>
          <w:sz w:val="26"/>
          <w:szCs w:val="26"/>
        </w:rPr>
        <w:t xml:space="preserve"> ИП»</w:t>
      </w:r>
      <w:r>
        <w:rPr>
          <w:kern w:val="28"/>
          <w:sz w:val="26"/>
          <w:szCs w:val="26"/>
        </w:rPr>
        <w:t xml:space="preserve"> (форма РП-3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</w:t>
      </w:r>
      <w:r w:rsidRPr="005A4ECE">
        <w:rPr>
          <w:kern w:val="28"/>
          <w:sz w:val="26"/>
          <w:szCs w:val="26"/>
        </w:rPr>
        <w:t xml:space="preserve">сновного варианта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РЕС_Инвест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>
        <w:rPr>
          <w:kern w:val="28"/>
          <w:sz w:val="26"/>
          <w:szCs w:val="26"/>
        </w:rPr>
        <w:t xml:space="preserve">аблона. 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10. Заполнить таблицу «Расчет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(форма РП-4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</w:t>
      </w:r>
      <w:r w:rsidRPr="005A4ECE">
        <w:rPr>
          <w:kern w:val="28"/>
          <w:sz w:val="26"/>
          <w:szCs w:val="26"/>
        </w:rPr>
        <w:t xml:space="preserve">сновного варианта на вкладке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РЕС_БДДС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B47CD8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 части привлечения и возврата средств. </w:t>
      </w:r>
    </w:p>
    <w:p w:rsidR="00A77811" w:rsidRPr="005A4ECE" w:rsidRDefault="00A77811" w:rsidP="00B47CD8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lastRenderedPageBreak/>
        <w:t xml:space="preserve">Шаг 11. Все таблицы расчета эффективности на вкладках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ЭФФ_БДР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ЭФФ_Баланс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ЭФФ_Инвест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ЭФФ_БДДС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ЭФФ_Расчет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ЭФФ_Показатели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B47CD8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заполнятся автоматически. </w:t>
      </w:r>
    </w:p>
    <w:p w:rsidR="00A77811" w:rsidRPr="00B82045" w:rsidRDefault="00A77811" w:rsidP="00A77811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CB3A56" w:rsidRDefault="00CB3A56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CB3A56" w:rsidRPr="007A522B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Л</w:t>
      </w:r>
    </w:p>
    <w:p w:rsidR="00CB3A56" w:rsidRPr="007A522B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>
        <w:rPr>
          <w:b/>
          <w:sz w:val="26"/>
          <w:szCs w:val="26"/>
        </w:rPr>
        <w:t>рекомендуемое</w:t>
      </w:r>
      <w:r w:rsidRPr="007A522B">
        <w:rPr>
          <w:b/>
          <w:sz w:val="26"/>
          <w:szCs w:val="26"/>
        </w:rPr>
        <w:t>)</w:t>
      </w:r>
    </w:p>
    <w:p w:rsidR="00CB3A56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CB3A56" w:rsidRPr="00D82C3F" w:rsidRDefault="00CB3A56" w:rsidP="00CB3A56">
      <w:pPr>
        <w:jc w:val="center"/>
        <w:rPr>
          <w:rFonts w:eastAsia="Calibri"/>
          <w:b/>
          <w:sz w:val="26"/>
          <w:szCs w:val="26"/>
          <w:lang w:eastAsia="en-US"/>
        </w:rPr>
      </w:pPr>
      <w:r w:rsidRPr="009C24CF">
        <w:rPr>
          <w:rFonts w:eastAsia="Calibri"/>
          <w:b/>
          <w:sz w:val="26"/>
          <w:szCs w:val="26"/>
          <w:lang w:eastAsia="en-US"/>
        </w:rPr>
        <w:t>Обоснование затрат по инвестиционным проектам при строительстве (реконструкции)</w:t>
      </w:r>
    </w:p>
    <w:p w:rsidR="00CB3A56" w:rsidRPr="009C24CF" w:rsidRDefault="00312D7F" w:rsidP="00CB3A56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Л</w:t>
      </w:r>
      <w:r w:rsidR="00EE39A4" w:rsidRPr="00344A3A">
        <w:rPr>
          <w:sz w:val="26"/>
          <w:szCs w:val="26"/>
          <w:lang w:eastAsia="en-US"/>
        </w:rPr>
        <w:t>.1</w:t>
      </w:r>
      <w:r w:rsidR="00230565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Для анализа технико-экономического обоснования (ТЭО) инвестиционного проекта, требующего в соответствии с Градостроительным Кодексом РФ, получение разрешение на строительство (реконструкцию) и экспертизу проекта </w:t>
      </w:r>
      <w:r w:rsidR="00344A3A">
        <w:rPr>
          <w:sz w:val="26"/>
          <w:szCs w:val="26"/>
          <w:lang w:eastAsia="en-US"/>
        </w:rPr>
        <w:t>и</w:t>
      </w:r>
      <w:r w:rsidR="00CB3A56" w:rsidRPr="009C24CF">
        <w:rPr>
          <w:sz w:val="26"/>
          <w:szCs w:val="26"/>
          <w:lang w:eastAsia="en-US"/>
        </w:rPr>
        <w:t>нициатор представляет следующую документацию: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- </w:t>
      </w:r>
      <w:r w:rsidR="00CB3A56" w:rsidRPr="009C24CF">
        <w:rPr>
          <w:sz w:val="26"/>
          <w:szCs w:val="26"/>
          <w:lang w:eastAsia="en-US"/>
        </w:rPr>
        <w:t>ситуационный план с экспликацией территории площадки, где планируется реализация проекта, с указанием размещения существующих и предполагаемых к строительству (реконструкции) производственных и вспомогательных зданий, сооружений и помещений, с обозначением мест существующих и планируемых сетей коммуникаций;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- </w:t>
      </w:r>
      <w:r w:rsidR="00CB3A56" w:rsidRPr="009C24CF">
        <w:rPr>
          <w:sz w:val="26"/>
          <w:szCs w:val="26"/>
          <w:lang w:eastAsia="en-US"/>
        </w:rPr>
        <w:t>разрешение местных уполномоченных органов на использование земельного участка под строительство объектов или описание стадии готовности;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-</w:t>
      </w:r>
      <w:r w:rsidR="00533122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подробное описание инфраструктуры производственной площадки, включая: электроснабжение, теплоснабжение, канализацию, газоснабжение, в соответствии с таблицей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="00CB3A56" w:rsidRPr="00344A3A">
        <w:rPr>
          <w:sz w:val="26"/>
          <w:szCs w:val="26"/>
          <w:lang w:eastAsia="en-US"/>
        </w:rPr>
        <w:t>1</w:t>
      </w:r>
      <w:r w:rsidR="00533122" w:rsidRPr="00344A3A">
        <w:rPr>
          <w:sz w:val="26"/>
          <w:szCs w:val="26"/>
          <w:lang w:eastAsia="en-US"/>
        </w:rPr>
        <w:t>;</w:t>
      </w:r>
    </w:p>
    <w:p w:rsidR="00226280" w:rsidRDefault="00226280" w:rsidP="00CB3A56">
      <w:pPr>
        <w:rPr>
          <w:sz w:val="26"/>
          <w:szCs w:val="26"/>
          <w:lang w:eastAsia="en-US"/>
        </w:rPr>
      </w:pPr>
    </w:p>
    <w:p w:rsidR="00CB3A56" w:rsidRPr="009C24CF" w:rsidRDefault="00CB3A56" w:rsidP="00533122">
      <w:pPr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1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712"/>
        <w:gridCol w:w="1712"/>
        <w:gridCol w:w="2246"/>
        <w:gridCol w:w="1701"/>
      </w:tblGrid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Наименование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Расстояние до точек подключения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Требуемая мощность точек подключения</w:t>
            </w: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Располагаемая (свободная, предлагаемая к использованию) мощность точек подключения</w:t>
            </w: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Примечания</w:t>
            </w: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Электроснабжение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Теплоснабжение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Водоснабжение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Канализация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Газоснабжение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</w:tbl>
    <w:p w:rsidR="00CB3A56" w:rsidRPr="00226280" w:rsidRDefault="00CB3A56" w:rsidP="00CB3A56">
      <w:pPr>
        <w:rPr>
          <w:sz w:val="10"/>
          <w:szCs w:val="10"/>
          <w:lang w:eastAsia="en-US"/>
        </w:rPr>
      </w:pPr>
    </w:p>
    <w:p w:rsidR="00CB3A56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- п</w:t>
      </w:r>
      <w:r w:rsidR="00CB3A56" w:rsidRPr="009C24CF">
        <w:rPr>
          <w:sz w:val="26"/>
          <w:szCs w:val="26"/>
          <w:lang w:eastAsia="en-US"/>
        </w:rPr>
        <w:t xml:space="preserve">еречень затрат по проекту по основным категориям расходов: предпроектные работы, проектирование, строительство, оборудование (инженерное, технологическое), содержание дирекции строящегося предприятия, временные здания и сооружения, зимнее удорожание, согласно таблице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="00CB3A56" w:rsidRPr="00344A3A">
        <w:rPr>
          <w:sz w:val="26"/>
          <w:szCs w:val="26"/>
          <w:lang w:eastAsia="en-US"/>
        </w:rPr>
        <w:t>2.</w:t>
      </w:r>
    </w:p>
    <w:p w:rsidR="00226280" w:rsidRPr="00226280" w:rsidRDefault="00226280" w:rsidP="00CB3A56">
      <w:pPr>
        <w:rPr>
          <w:sz w:val="10"/>
          <w:szCs w:val="10"/>
          <w:lang w:eastAsia="en-US"/>
        </w:rPr>
      </w:pPr>
    </w:p>
    <w:p w:rsidR="00CB3A56" w:rsidRPr="009C24CF" w:rsidRDefault="00CB3A56" w:rsidP="00533122">
      <w:pPr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2</w:t>
      </w:r>
    </w:p>
    <w:tbl>
      <w:tblPr>
        <w:tblW w:w="99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7"/>
        <w:gridCol w:w="1417"/>
        <w:gridCol w:w="1418"/>
        <w:gridCol w:w="1417"/>
        <w:gridCol w:w="1134"/>
        <w:gridCol w:w="1701"/>
        <w:gridCol w:w="9"/>
      </w:tblGrid>
      <w:tr w:rsidR="00CB3A56" w:rsidRPr="000B63E7" w:rsidTr="00C64BE3">
        <w:trPr>
          <w:jc w:val="center"/>
        </w:trPr>
        <w:tc>
          <w:tcPr>
            <w:tcW w:w="2847" w:type="dxa"/>
            <w:vMerge w:val="restart"/>
            <w:shd w:val="clear" w:color="auto" w:fill="auto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Категория затрат</w:t>
            </w:r>
          </w:p>
        </w:tc>
        <w:tc>
          <w:tcPr>
            <w:tcW w:w="1417" w:type="dxa"/>
            <w:vMerge w:val="restart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Единица измерения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за единицу</w:t>
            </w:r>
          </w:p>
        </w:tc>
        <w:tc>
          <w:tcPr>
            <w:tcW w:w="1417" w:type="dxa"/>
            <w:vMerge w:val="restart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всего</w:t>
            </w:r>
          </w:p>
        </w:tc>
        <w:tc>
          <w:tcPr>
            <w:tcW w:w="2844" w:type="dxa"/>
            <w:gridSpan w:val="3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В том числе по источникам финансирования</w:t>
            </w:r>
          </w:p>
        </w:tc>
      </w:tr>
      <w:tr w:rsidR="00CB3A56" w:rsidRPr="000B63E7" w:rsidTr="00C64BE3">
        <w:trPr>
          <w:jc w:val="center"/>
        </w:trPr>
        <w:tc>
          <w:tcPr>
            <w:tcW w:w="2847" w:type="dxa"/>
            <w:vMerge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7" w:type="dxa"/>
            <w:vMerge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8" w:type="dxa"/>
            <w:vMerge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7" w:type="dxa"/>
            <w:vMerge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Заемные средства</w:t>
            </w:r>
          </w:p>
        </w:tc>
        <w:tc>
          <w:tcPr>
            <w:tcW w:w="1710" w:type="dxa"/>
            <w:gridSpan w:val="2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Собственные средства</w:t>
            </w:r>
          </w:p>
        </w:tc>
      </w:tr>
      <w:tr w:rsidR="000B63E7" w:rsidRPr="000B63E7" w:rsidTr="00C64BE3">
        <w:trPr>
          <w:gridAfter w:val="1"/>
          <w:wAfter w:w="9" w:type="dxa"/>
          <w:jc w:val="center"/>
        </w:trPr>
        <w:tc>
          <w:tcPr>
            <w:tcW w:w="2847" w:type="dxa"/>
            <w:shd w:val="clear" w:color="auto" w:fill="auto"/>
          </w:tcPr>
          <w:p w:rsidR="000B63E7" w:rsidRPr="000B63E7" w:rsidRDefault="00B6661C" w:rsidP="00103F94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 w:rsidRPr="000B63E7">
              <w:rPr>
                <w:lang w:eastAsia="en-US"/>
              </w:rPr>
              <w:t>Предпроектные работы и получение исходно-разрешительной документации</w:t>
            </w:r>
          </w:p>
        </w:tc>
        <w:tc>
          <w:tcPr>
            <w:tcW w:w="1417" w:type="dxa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7" w:type="dxa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</w:tr>
    </w:tbl>
    <w:p w:rsidR="000B63E7" w:rsidRDefault="000B63E7">
      <w:pPr>
        <w:rPr>
          <w:i/>
        </w:rPr>
      </w:pPr>
    </w:p>
    <w:p w:rsidR="00103F94" w:rsidRPr="000B63E7" w:rsidRDefault="00230565" w:rsidP="00533122">
      <w:pPr>
        <w:ind w:left="-284"/>
        <w:rPr>
          <w:i/>
        </w:rPr>
      </w:pPr>
      <w:r w:rsidRPr="000B63E7">
        <w:rPr>
          <w:i/>
        </w:rPr>
        <w:lastRenderedPageBreak/>
        <w:t>Окончание</w:t>
      </w:r>
      <w:r w:rsidR="00103F94" w:rsidRPr="000B63E7">
        <w:rPr>
          <w:i/>
        </w:rPr>
        <w:t xml:space="preserve"> таблицы </w:t>
      </w:r>
      <w:r w:rsidR="00312D7F">
        <w:rPr>
          <w:i/>
        </w:rPr>
        <w:t>Л</w:t>
      </w:r>
      <w:r w:rsidR="00533122" w:rsidRPr="00344A3A">
        <w:rPr>
          <w:i/>
        </w:rPr>
        <w:t>.</w:t>
      </w:r>
      <w:r w:rsidR="00103F94" w:rsidRPr="00344A3A">
        <w:rPr>
          <w:i/>
        </w:rPr>
        <w:t>2</w:t>
      </w:r>
    </w:p>
    <w:tbl>
      <w:tblPr>
        <w:tblW w:w="9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6"/>
        <w:gridCol w:w="6"/>
        <w:gridCol w:w="1417"/>
        <w:gridCol w:w="1418"/>
        <w:gridCol w:w="1401"/>
        <w:gridCol w:w="21"/>
        <w:gridCol w:w="1134"/>
        <w:gridCol w:w="1701"/>
      </w:tblGrid>
      <w:tr w:rsidR="00230565" w:rsidRPr="000B63E7" w:rsidTr="00226280">
        <w:trPr>
          <w:jc w:val="center"/>
        </w:trPr>
        <w:tc>
          <w:tcPr>
            <w:tcW w:w="2836" w:type="dxa"/>
            <w:vMerge w:val="restart"/>
            <w:shd w:val="clear" w:color="auto" w:fill="auto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Категория затрат</w:t>
            </w:r>
          </w:p>
        </w:tc>
        <w:tc>
          <w:tcPr>
            <w:tcW w:w="1423" w:type="dxa"/>
            <w:gridSpan w:val="2"/>
            <w:vMerge w:val="restart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Единица измерения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за единицу</w:t>
            </w:r>
          </w:p>
        </w:tc>
        <w:tc>
          <w:tcPr>
            <w:tcW w:w="1401" w:type="dxa"/>
            <w:vMerge w:val="restart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всего</w:t>
            </w:r>
          </w:p>
        </w:tc>
        <w:tc>
          <w:tcPr>
            <w:tcW w:w="2856" w:type="dxa"/>
            <w:gridSpan w:val="3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В том числе по источникам финансирования</w:t>
            </w:r>
          </w:p>
        </w:tc>
      </w:tr>
      <w:tr w:rsidR="00230565" w:rsidRPr="000B63E7" w:rsidTr="00226280">
        <w:trPr>
          <w:jc w:val="center"/>
        </w:trPr>
        <w:tc>
          <w:tcPr>
            <w:tcW w:w="2836" w:type="dxa"/>
            <w:vMerge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23" w:type="dxa"/>
            <w:gridSpan w:val="2"/>
            <w:vMerge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8" w:type="dxa"/>
            <w:vMerge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01" w:type="dxa"/>
            <w:vMerge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155" w:type="dxa"/>
            <w:gridSpan w:val="2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Заемные средства</w:t>
            </w:r>
          </w:p>
        </w:tc>
        <w:tc>
          <w:tcPr>
            <w:tcW w:w="1701" w:type="dxa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Собственные средства</w:t>
            </w: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ГПЗУ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Проект планировки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Получение ТУ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 w:rsidRPr="000B63E7">
              <w:rPr>
                <w:lang w:eastAsia="en-US"/>
              </w:rPr>
              <w:t>Проектирование: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B6661C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2.1</w:t>
            </w:r>
            <w:r w:rsidR="00B6661C">
              <w:rPr>
                <w:lang w:eastAsia="en-US"/>
              </w:rPr>
              <w:t xml:space="preserve"> </w:t>
            </w:r>
            <w:r w:rsidRPr="000B63E7">
              <w:rPr>
                <w:lang w:eastAsia="en-US"/>
              </w:rPr>
              <w:t>Стадия «Проект»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307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2.2 </w:t>
            </w:r>
            <w:r w:rsidR="000B63E7" w:rsidRPr="000B63E7">
              <w:rPr>
                <w:lang w:eastAsia="en-US"/>
              </w:rPr>
              <w:t>Стадия «Рабочая документация»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307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3 </w:t>
            </w:r>
            <w:r w:rsidR="000B63E7" w:rsidRPr="000B63E7">
              <w:rPr>
                <w:lang w:eastAsia="en-US"/>
              </w:rPr>
              <w:t>Строительство (реконструкция)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Фундаменты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 3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70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Несущие конструкции (металлоконструкции / ж/б монолит)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м3/тн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Фасады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Кровля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Отделочные работы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4 </w:t>
            </w:r>
            <w:r w:rsidR="000B63E7" w:rsidRPr="000B63E7">
              <w:rPr>
                <w:lang w:eastAsia="en-US"/>
              </w:rPr>
              <w:t>Инженерные системы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Вентиляция и кондиционирование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Электрика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Отопление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Канализация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Пожарная сигнализация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Видеонаблюдение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5 </w:t>
            </w:r>
            <w:r w:rsidR="000B63E7" w:rsidRPr="000B63E7">
              <w:rPr>
                <w:lang w:eastAsia="en-US"/>
              </w:rPr>
              <w:t>Технологическое оборудование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6 </w:t>
            </w:r>
            <w:r w:rsidR="000B63E7" w:rsidRPr="000B63E7">
              <w:rPr>
                <w:lang w:eastAsia="en-US"/>
              </w:rPr>
              <w:t>Содержание службы заказчика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Итого стоимость: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Временные здания и сооружения %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Зимнее удорожание %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</w:tbl>
    <w:p w:rsidR="00230565" w:rsidRDefault="00230565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>Для обоснования цены на предпроектные и проектные работы необходимо подготовка сметной документации согласно методическим указаниям по применению справочников базовых цен на проектные работы</w:t>
      </w:r>
      <w:r w:rsidR="00CC06D1">
        <w:rPr>
          <w:sz w:val="26"/>
          <w:szCs w:val="26"/>
          <w:lang w:eastAsia="en-US"/>
        </w:rPr>
        <w:t xml:space="preserve"> в строительстве, утвержденным п</w:t>
      </w:r>
      <w:r w:rsidRPr="009C24CF">
        <w:rPr>
          <w:sz w:val="26"/>
          <w:szCs w:val="26"/>
          <w:lang w:eastAsia="en-US"/>
        </w:rPr>
        <w:t xml:space="preserve">риказом </w:t>
      </w:r>
      <w:r w:rsidR="00CC06D1" w:rsidRPr="00CC06D1">
        <w:rPr>
          <w:sz w:val="26"/>
          <w:szCs w:val="26"/>
          <w:lang w:eastAsia="en-US"/>
        </w:rPr>
        <w:t>[</w:t>
      </w:r>
      <w:r w:rsidR="00CC06D1">
        <w:rPr>
          <w:sz w:val="26"/>
          <w:szCs w:val="26"/>
          <w:lang w:eastAsia="en-US"/>
        </w:rPr>
        <w:t>10</w:t>
      </w:r>
      <w:r w:rsidR="00CC06D1" w:rsidRPr="00CC06D1">
        <w:rPr>
          <w:sz w:val="26"/>
          <w:szCs w:val="26"/>
          <w:lang w:eastAsia="en-US"/>
        </w:rPr>
        <w:t>]</w:t>
      </w:r>
      <w:r w:rsidRPr="009C24CF">
        <w:rPr>
          <w:sz w:val="26"/>
          <w:szCs w:val="26"/>
          <w:lang w:eastAsia="en-US"/>
        </w:rPr>
        <w:t>.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 xml:space="preserve">Для формирования стоимости строительства административных зданий использовать укрупненные нормативы цены строительства НЦС 81-02-02-2017 г., утвержденные приказом </w:t>
      </w:r>
      <w:r w:rsidR="00CC06D1" w:rsidRPr="007E24E6">
        <w:rPr>
          <w:sz w:val="26"/>
          <w:szCs w:val="26"/>
          <w:lang w:eastAsia="en-US"/>
        </w:rPr>
        <w:t>[11]</w:t>
      </w:r>
      <w:r w:rsidRPr="009C24CF">
        <w:rPr>
          <w:sz w:val="26"/>
          <w:szCs w:val="26"/>
          <w:lang w:eastAsia="en-US"/>
        </w:rPr>
        <w:t>.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>Для формирования цены строительства (реконструкции) производственных зданий и сооружений применять ценообразование на основе объекта-аналога. При ценообразовании указанным методом должно быть обеспечено соответствие характеристик нового объекта строительства по производственно-</w:t>
      </w:r>
      <w:r w:rsidRPr="009C24CF">
        <w:rPr>
          <w:sz w:val="26"/>
          <w:szCs w:val="26"/>
          <w:lang w:eastAsia="en-US"/>
        </w:rPr>
        <w:lastRenderedPageBreak/>
        <w:t>технологическому и конструктивно-планировочному решению объекту-аналогу. Укрупненные показатели стоимости и показатели по объектам</w:t>
      </w:r>
      <w:r w:rsidR="00CB26FB">
        <w:rPr>
          <w:sz w:val="26"/>
          <w:szCs w:val="26"/>
          <w:lang w:eastAsia="en-US"/>
        </w:rPr>
        <w:t>-</w:t>
      </w:r>
      <w:r w:rsidRPr="009C24CF">
        <w:rPr>
          <w:sz w:val="26"/>
          <w:szCs w:val="26"/>
          <w:lang w:eastAsia="en-US"/>
        </w:rPr>
        <w:t xml:space="preserve">аналогам должны быть приведены к природно-климатическим особенностям  и уровню цен в районе строительстве. 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bCs/>
          <w:sz w:val="26"/>
          <w:szCs w:val="26"/>
          <w:lang w:eastAsia="en-US"/>
        </w:rPr>
      </w:pPr>
      <w:r w:rsidRPr="009C24CF">
        <w:rPr>
          <w:bCs/>
          <w:sz w:val="26"/>
          <w:szCs w:val="26"/>
          <w:lang w:eastAsia="en-US"/>
        </w:rPr>
        <w:t>Для учета отклонений в проектных решениях отдельных конструктивных элементов здания и видов работ должна быть проведена корректировка показателей с использованием для этого удельных весов стоимости конструктивных элементов.</w:t>
      </w:r>
    </w:p>
    <w:p w:rsidR="00CB3A56" w:rsidRPr="00B57ACA" w:rsidRDefault="00312D7F" w:rsidP="00B57ACA">
      <w:pPr>
        <w:spacing w:line="260" w:lineRule="exact"/>
        <w:ind w:firstLine="709"/>
        <w:jc w:val="both"/>
        <w:rPr>
          <w:bCs/>
          <w:sz w:val="26"/>
          <w:szCs w:val="26"/>
          <w:lang w:eastAsia="en-US"/>
        </w:rPr>
      </w:pPr>
      <w:r>
        <w:rPr>
          <w:bCs/>
          <w:sz w:val="26"/>
          <w:szCs w:val="26"/>
          <w:lang w:eastAsia="en-US"/>
        </w:rPr>
        <w:t>Л</w:t>
      </w:r>
      <w:r w:rsidR="00B57ACA" w:rsidRPr="00344A3A">
        <w:rPr>
          <w:bCs/>
          <w:sz w:val="26"/>
          <w:szCs w:val="26"/>
          <w:lang w:eastAsia="en-US"/>
        </w:rPr>
        <w:t>.2</w:t>
      </w:r>
      <w:r w:rsidR="00B57ACA" w:rsidRPr="00B57ACA">
        <w:rPr>
          <w:bCs/>
          <w:sz w:val="26"/>
          <w:szCs w:val="26"/>
          <w:lang w:eastAsia="en-US"/>
        </w:rPr>
        <w:t xml:space="preserve"> </w:t>
      </w:r>
      <w:r w:rsidR="00CB3A56" w:rsidRPr="00B57ACA">
        <w:rPr>
          <w:bCs/>
          <w:sz w:val="26"/>
          <w:szCs w:val="26"/>
          <w:lang w:eastAsia="en-US"/>
        </w:rPr>
        <w:t xml:space="preserve">План-график производства работ с кратким описанием процедур, по которым производились либо будет производиться финансирование, согласно таблице </w:t>
      </w:r>
      <w:r>
        <w:rPr>
          <w:bCs/>
          <w:sz w:val="26"/>
          <w:szCs w:val="26"/>
          <w:lang w:eastAsia="en-US"/>
        </w:rPr>
        <w:t>Л</w:t>
      </w:r>
      <w:r w:rsidR="005B088D" w:rsidRPr="00344A3A">
        <w:rPr>
          <w:bCs/>
          <w:sz w:val="26"/>
          <w:szCs w:val="26"/>
          <w:lang w:eastAsia="en-US"/>
        </w:rPr>
        <w:t>.</w:t>
      </w:r>
      <w:r w:rsidR="00CB3A56" w:rsidRPr="00344A3A">
        <w:rPr>
          <w:bCs/>
          <w:sz w:val="26"/>
          <w:szCs w:val="26"/>
          <w:lang w:eastAsia="en-US"/>
        </w:rPr>
        <w:t>3</w:t>
      </w:r>
      <w:r w:rsidR="00CB3A56" w:rsidRPr="00B57ACA">
        <w:rPr>
          <w:bCs/>
          <w:sz w:val="26"/>
          <w:szCs w:val="26"/>
          <w:lang w:eastAsia="en-US"/>
        </w:rPr>
        <w:t>.</w:t>
      </w:r>
    </w:p>
    <w:p w:rsidR="000B63E7" w:rsidRDefault="000B63E7" w:rsidP="00CB3A56">
      <w:pPr>
        <w:spacing w:line="260" w:lineRule="exact"/>
        <w:rPr>
          <w:sz w:val="26"/>
          <w:szCs w:val="26"/>
          <w:lang w:eastAsia="en-US"/>
        </w:rPr>
      </w:pPr>
    </w:p>
    <w:p w:rsidR="00CB3A56" w:rsidRPr="009C24CF" w:rsidRDefault="00CB3A56" w:rsidP="005B088D">
      <w:pPr>
        <w:spacing w:line="260" w:lineRule="exact"/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B088D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3</w:t>
      </w:r>
    </w:p>
    <w:tbl>
      <w:tblPr>
        <w:tblW w:w="98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494"/>
        <w:gridCol w:w="305"/>
        <w:gridCol w:w="305"/>
        <w:gridCol w:w="305"/>
        <w:gridCol w:w="306"/>
        <w:gridCol w:w="306"/>
        <w:gridCol w:w="306"/>
        <w:gridCol w:w="306"/>
        <w:gridCol w:w="306"/>
        <w:gridCol w:w="306"/>
        <w:gridCol w:w="497"/>
        <w:gridCol w:w="504"/>
        <w:gridCol w:w="489"/>
        <w:gridCol w:w="567"/>
        <w:gridCol w:w="361"/>
        <w:gridCol w:w="1220"/>
      </w:tblGrid>
      <w:tr w:rsidR="00103F94" w:rsidRPr="000B63E7" w:rsidTr="00812AE4">
        <w:trPr>
          <w:trHeight w:val="290"/>
          <w:jc w:val="center"/>
        </w:trPr>
        <w:tc>
          <w:tcPr>
            <w:tcW w:w="1984" w:type="dxa"/>
            <w:vMerge w:val="restart"/>
            <w:vAlign w:val="center"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Этапы реализации</w:t>
            </w:r>
          </w:p>
        </w:tc>
        <w:tc>
          <w:tcPr>
            <w:tcW w:w="1494" w:type="dxa"/>
            <w:vMerge w:val="restart"/>
            <w:shd w:val="clear" w:color="auto" w:fill="auto"/>
            <w:noWrap/>
            <w:vAlign w:val="center"/>
            <w:hideMark/>
          </w:tcPr>
          <w:p w:rsidR="00103F94" w:rsidRPr="000B63E7" w:rsidRDefault="00103F94" w:rsidP="00EE1748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Стоимость, руб</w:t>
            </w:r>
            <w:r w:rsidR="003E7082">
              <w:rPr>
                <w:lang w:eastAsia="en-US"/>
              </w:rPr>
              <w:t>.</w:t>
            </w:r>
          </w:p>
        </w:tc>
        <w:tc>
          <w:tcPr>
            <w:tcW w:w="4241" w:type="dxa"/>
            <w:gridSpan w:val="12"/>
            <w:shd w:val="clear" w:color="auto" w:fill="auto"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 год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 год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Итого, кол-во дн.</w:t>
            </w:r>
          </w:p>
        </w:tc>
      </w:tr>
      <w:tr w:rsidR="00103F94" w:rsidRPr="000B63E7" w:rsidTr="00812AE4">
        <w:trPr>
          <w:trHeight w:val="304"/>
          <w:jc w:val="center"/>
        </w:trPr>
        <w:tc>
          <w:tcPr>
            <w:tcW w:w="1984" w:type="dxa"/>
            <w:vMerge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1494" w:type="dxa"/>
            <w:vMerge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3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4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5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6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7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8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9</w:t>
            </w:r>
          </w:p>
        </w:tc>
        <w:tc>
          <w:tcPr>
            <w:tcW w:w="49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10</w:t>
            </w:r>
          </w:p>
        </w:tc>
        <w:tc>
          <w:tcPr>
            <w:tcW w:w="504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11</w:t>
            </w:r>
          </w:p>
        </w:tc>
        <w:tc>
          <w:tcPr>
            <w:tcW w:w="489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Предпроектные работы и получение исходно-разрешительных документов</w:t>
            </w:r>
          </w:p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B57ACA" w:rsidRP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B57ACA" w:rsidRP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Проектирование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Стадия «Проект»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Экспертиза проекта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Стадия «Рабочая документация»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Проведение строительно-монтажных работ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0B63E7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Закупка и монтаж инженерного оборудования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Закупка и монтаж технологического оборудования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812AE4" w:rsidRPr="000B63E7" w:rsidTr="00C94682">
        <w:trPr>
          <w:trHeight w:val="290"/>
          <w:jc w:val="center"/>
        </w:trPr>
        <w:tc>
          <w:tcPr>
            <w:tcW w:w="1984" w:type="dxa"/>
            <w:vMerge w:val="restart"/>
            <w:vAlign w:val="center"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lastRenderedPageBreak/>
              <w:t>Этапы реализации</w:t>
            </w:r>
          </w:p>
        </w:tc>
        <w:tc>
          <w:tcPr>
            <w:tcW w:w="1494" w:type="dxa"/>
            <w:vMerge w:val="restart"/>
            <w:shd w:val="clear" w:color="auto" w:fill="auto"/>
            <w:noWrap/>
            <w:vAlign w:val="center"/>
            <w:hideMark/>
          </w:tcPr>
          <w:p w:rsidR="00812AE4" w:rsidRPr="000B63E7" w:rsidRDefault="00812AE4" w:rsidP="00EE1748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Стоимость,  руб</w:t>
            </w:r>
            <w:r w:rsidR="003E7082">
              <w:rPr>
                <w:lang w:eastAsia="en-US"/>
              </w:rPr>
              <w:t>.</w:t>
            </w:r>
          </w:p>
        </w:tc>
        <w:tc>
          <w:tcPr>
            <w:tcW w:w="4241" w:type="dxa"/>
            <w:gridSpan w:val="12"/>
            <w:shd w:val="clear" w:color="auto" w:fill="auto"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 год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 год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Итого, кол-во дн.</w:t>
            </w:r>
          </w:p>
        </w:tc>
      </w:tr>
      <w:tr w:rsidR="00812AE4" w:rsidRPr="000B63E7" w:rsidTr="00C94682">
        <w:trPr>
          <w:trHeight w:val="304"/>
          <w:jc w:val="center"/>
        </w:trPr>
        <w:tc>
          <w:tcPr>
            <w:tcW w:w="1984" w:type="dxa"/>
            <w:vMerge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1494" w:type="dxa"/>
            <w:vMerge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3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4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5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6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7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8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9</w:t>
            </w:r>
          </w:p>
        </w:tc>
        <w:tc>
          <w:tcPr>
            <w:tcW w:w="49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10</w:t>
            </w:r>
          </w:p>
        </w:tc>
        <w:tc>
          <w:tcPr>
            <w:tcW w:w="504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11</w:t>
            </w:r>
          </w:p>
        </w:tc>
        <w:tc>
          <w:tcPr>
            <w:tcW w:w="489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Пусконаладочные работы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Ввод в эксплуатацию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</w:tbl>
    <w:p w:rsidR="00CB3A56" w:rsidRPr="009C24CF" w:rsidRDefault="00CB3A56" w:rsidP="00CB3A56">
      <w:pPr>
        <w:rPr>
          <w:sz w:val="26"/>
          <w:szCs w:val="26"/>
          <w:lang w:eastAsia="en-US"/>
        </w:rPr>
      </w:pPr>
    </w:p>
    <w:p w:rsidR="00CB3A56" w:rsidRPr="009C24CF" w:rsidRDefault="00312D7F" w:rsidP="00B57ACA">
      <w:pPr>
        <w:tabs>
          <w:tab w:val="left" w:pos="1134"/>
        </w:tabs>
        <w:ind w:firstLine="567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Л</w:t>
      </w:r>
      <w:r w:rsidR="00B57ACA" w:rsidRPr="00C20CE7">
        <w:rPr>
          <w:sz w:val="26"/>
          <w:szCs w:val="26"/>
          <w:lang w:eastAsia="en-US"/>
        </w:rPr>
        <w:t>.3</w:t>
      </w:r>
      <w:r w:rsidR="00B57ACA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Необходимо формирование сводной таблицы затрат по проекту, согласно таблице </w:t>
      </w:r>
      <w:r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>.</w:t>
      </w:r>
      <w:r w:rsidR="00CB3A56" w:rsidRPr="00C20CE7">
        <w:rPr>
          <w:sz w:val="26"/>
          <w:szCs w:val="26"/>
          <w:lang w:eastAsia="en-US"/>
        </w:rPr>
        <w:t>4.</w:t>
      </w:r>
    </w:p>
    <w:p w:rsidR="00CB3A56" w:rsidRDefault="00CB3A56" w:rsidP="00CB3A56">
      <w:pPr>
        <w:ind w:firstLine="567"/>
        <w:rPr>
          <w:sz w:val="26"/>
          <w:szCs w:val="26"/>
          <w:lang w:eastAsia="en-US"/>
        </w:rPr>
      </w:pPr>
    </w:p>
    <w:p w:rsidR="00CB3A56" w:rsidRPr="009C24CF" w:rsidRDefault="00CB3A56" w:rsidP="005B088D">
      <w:pPr>
        <w:ind w:left="-142"/>
        <w:rPr>
          <w:sz w:val="26"/>
          <w:szCs w:val="26"/>
          <w:lang w:eastAsia="en-US"/>
        </w:rPr>
      </w:pPr>
      <w:r w:rsidRPr="00C20CE7">
        <w:rPr>
          <w:sz w:val="26"/>
          <w:szCs w:val="26"/>
          <w:lang w:eastAsia="en-US"/>
        </w:rPr>
        <w:t>Т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а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б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и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ц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>.</w:t>
      </w:r>
      <w:r w:rsidRPr="00C20CE7">
        <w:rPr>
          <w:sz w:val="26"/>
          <w:szCs w:val="26"/>
          <w:lang w:eastAsia="en-US"/>
        </w:rPr>
        <w:t>4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51"/>
        <w:gridCol w:w="2494"/>
        <w:gridCol w:w="2268"/>
        <w:gridCol w:w="2268"/>
      </w:tblGrid>
      <w:tr w:rsidR="005D32BC" w:rsidRPr="009C24CF" w:rsidTr="00B36709">
        <w:trPr>
          <w:trHeight w:val="770"/>
        </w:trPr>
        <w:tc>
          <w:tcPr>
            <w:tcW w:w="2751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Наименование объекта (указать строительство или реконструкция)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Площадь застройки, реконструкции</w:t>
            </w:r>
          </w:p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м</w:t>
            </w:r>
            <w:r w:rsidRPr="009F268E">
              <w:rPr>
                <w:sz w:val="26"/>
                <w:szCs w:val="26"/>
                <w:vertAlign w:val="superscript"/>
                <w:lang w:eastAsia="en-US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EE1748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Финансирование в руб.</w:t>
            </w: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Примечание</w:t>
            </w: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1</w:t>
            </w:r>
            <w:r w:rsidR="00B6661C">
              <w:rPr>
                <w:sz w:val="26"/>
                <w:szCs w:val="26"/>
                <w:lang w:eastAsia="en-US"/>
              </w:rPr>
              <w:t xml:space="preserve"> 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2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3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</w:tbl>
    <w:p w:rsidR="00CB3A56" w:rsidRPr="009C24CF" w:rsidRDefault="00CB3A56" w:rsidP="00CB3A56">
      <w:pPr>
        <w:rPr>
          <w:sz w:val="26"/>
          <w:szCs w:val="26"/>
          <w:lang w:eastAsia="en-US"/>
        </w:rPr>
      </w:pPr>
    </w:p>
    <w:p w:rsidR="00A77811" w:rsidRDefault="00A77811" w:rsidP="004C55C0">
      <w:pPr>
        <w:rPr>
          <w:b/>
          <w:sz w:val="26"/>
          <w:szCs w:val="26"/>
        </w:rPr>
      </w:pPr>
    </w:p>
    <w:p w:rsidR="00A77811" w:rsidRDefault="00A77811" w:rsidP="004C55C0">
      <w:pPr>
        <w:rPr>
          <w:b/>
          <w:sz w:val="26"/>
          <w:szCs w:val="26"/>
        </w:rPr>
      </w:pPr>
    </w:p>
    <w:p w:rsidR="00B82045" w:rsidRPr="00B82045" w:rsidRDefault="00B82045" w:rsidP="00B82045">
      <w:pPr>
        <w:spacing w:after="60"/>
        <w:ind w:left="709"/>
        <w:jc w:val="both"/>
        <w:rPr>
          <w:kern w:val="28"/>
        </w:rPr>
      </w:pPr>
    </w:p>
    <w:p w:rsidR="00B82045" w:rsidRPr="00B82045" w:rsidRDefault="00B82045" w:rsidP="00B82045">
      <w:pPr>
        <w:spacing w:after="60"/>
        <w:ind w:left="709"/>
        <w:jc w:val="both"/>
        <w:rPr>
          <w:kern w:val="28"/>
        </w:rPr>
        <w:sectPr w:rsidR="00B82045" w:rsidRPr="00B82045" w:rsidSect="00552149">
          <w:endnotePr>
            <w:numFmt w:val="decimal"/>
          </w:endnotePr>
          <w:pgSz w:w="11906" w:h="16838" w:code="9"/>
          <w:pgMar w:top="1588" w:right="851" w:bottom="1418" w:left="1701" w:header="709" w:footer="709" w:gutter="0"/>
          <w:cols w:space="708"/>
          <w:docGrid w:linePitch="360"/>
        </w:sectPr>
      </w:pP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М</w:t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C50819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7E4301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7E4301" w:rsidRPr="00D82C3F" w:rsidRDefault="005B088D" w:rsidP="007E430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C20CE7">
        <w:rPr>
          <w:rFonts w:eastAsia="Calibri"/>
          <w:b/>
          <w:sz w:val="26"/>
          <w:szCs w:val="26"/>
          <w:lang w:eastAsia="en-US"/>
        </w:rPr>
        <w:t>Ф</w:t>
      </w:r>
      <w:r w:rsidR="007E4301" w:rsidRPr="00C20CE7">
        <w:rPr>
          <w:rFonts w:eastAsia="Calibri"/>
          <w:b/>
          <w:sz w:val="26"/>
          <w:szCs w:val="26"/>
          <w:lang w:eastAsia="en-US"/>
        </w:rPr>
        <w:t>орма</w:t>
      </w:r>
      <w:r w:rsidR="007E4301">
        <w:rPr>
          <w:rFonts w:eastAsia="Calibri"/>
          <w:b/>
          <w:sz w:val="26"/>
          <w:szCs w:val="26"/>
          <w:lang w:eastAsia="en-US"/>
        </w:rPr>
        <w:t xml:space="preserve"> </w:t>
      </w:r>
      <w:r w:rsidR="00AF4D1B">
        <w:rPr>
          <w:rFonts w:eastAsia="Calibri"/>
          <w:b/>
          <w:sz w:val="26"/>
          <w:szCs w:val="26"/>
          <w:lang w:eastAsia="en-US"/>
        </w:rPr>
        <w:t>заключения</w:t>
      </w:r>
      <w:r w:rsidR="00C20CE7">
        <w:rPr>
          <w:rFonts w:eastAsia="Calibri"/>
          <w:b/>
          <w:sz w:val="26"/>
          <w:szCs w:val="26"/>
          <w:lang w:eastAsia="en-US"/>
        </w:rPr>
        <w:t xml:space="preserve"> (служебной записки)</w:t>
      </w:r>
      <w:r w:rsidR="00AF4D1B">
        <w:rPr>
          <w:rFonts w:eastAsia="Calibri"/>
          <w:b/>
          <w:sz w:val="26"/>
          <w:szCs w:val="26"/>
          <w:lang w:eastAsia="en-US"/>
        </w:rPr>
        <w:t xml:space="preserve"> профильного подразделения по инвестиционному проекту</w:t>
      </w:r>
    </w:p>
    <w:p w:rsidR="003E6976" w:rsidRPr="00AE7BFB" w:rsidRDefault="003E6976">
      <w:pPr>
        <w:rPr>
          <w:b/>
          <w:sz w:val="16"/>
          <w:szCs w:val="16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4678"/>
        <w:gridCol w:w="567"/>
        <w:gridCol w:w="4394"/>
      </w:tblGrid>
      <w:tr w:rsidR="003E6976" w:rsidRPr="00C64E88" w:rsidTr="003464B8">
        <w:tc>
          <w:tcPr>
            <w:tcW w:w="4678" w:type="dxa"/>
            <w:shd w:val="clear" w:color="auto" w:fill="auto"/>
          </w:tcPr>
          <w:p w:rsidR="00F01CCE" w:rsidRDefault="00F01CCE" w:rsidP="002D40A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профильного</w:t>
            </w:r>
          </w:p>
          <w:p w:rsidR="003E6976" w:rsidRPr="003B0E34" w:rsidRDefault="00F01CCE" w:rsidP="002D40A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подразделения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FF7BD8" w:rsidRDefault="003E6976" w:rsidP="003C482D">
            <w:pPr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Директору департамента стратегического развития</w:t>
            </w: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  <w:r w:rsidRPr="00C64E88">
              <w:rPr>
                <w:color w:val="000000"/>
                <w:sz w:val="26"/>
                <w:szCs w:val="26"/>
              </w:rPr>
              <w:t>СЛУЖЕБНАЯ ЗАПИСКА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tcBorders>
              <w:top w:val="single" w:sz="4" w:space="0" w:color="auto"/>
            </w:tcBorders>
            <w:shd w:val="clear" w:color="auto" w:fill="auto"/>
          </w:tcPr>
          <w:p w:rsidR="003E6976" w:rsidRPr="003C482D" w:rsidRDefault="003C482D" w:rsidP="003C482D">
            <w:pPr>
              <w:jc w:val="center"/>
              <w:rPr>
                <w:sz w:val="20"/>
                <w:szCs w:val="20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  <w:r w:rsidRPr="00C64E88">
              <w:rPr>
                <w:color w:val="000000"/>
                <w:sz w:val="26"/>
                <w:szCs w:val="26"/>
              </w:rPr>
              <w:t>«</w:t>
            </w:r>
            <w:r>
              <w:rPr>
                <w:color w:val="000000"/>
                <w:sz w:val="26"/>
                <w:szCs w:val="26"/>
              </w:rPr>
              <w:t>____</w:t>
            </w:r>
            <w:r w:rsidRPr="00C64E88">
              <w:rPr>
                <w:color w:val="000000"/>
                <w:sz w:val="26"/>
                <w:szCs w:val="26"/>
              </w:rPr>
              <w:t>»</w:t>
            </w:r>
            <w:r>
              <w:rPr>
                <w:color w:val="000000"/>
                <w:sz w:val="26"/>
                <w:szCs w:val="26"/>
              </w:rPr>
              <w:t>_________</w:t>
            </w:r>
            <w:r w:rsidRPr="00C64E88">
              <w:rPr>
                <w:color w:val="000000"/>
                <w:sz w:val="26"/>
                <w:szCs w:val="26"/>
              </w:rPr>
              <w:t>201</w:t>
            </w:r>
            <w:r>
              <w:rPr>
                <w:color w:val="000000"/>
                <w:sz w:val="26"/>
                <w:szCs w:val="26"/>
              </w:rPr>
              <w:t>8г. №</w:t>
            </w:r>
            <w:r w:rsidRPr="007C5841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______</w:t>
            </w:r>
            <w:r w:rsidRPr="00C64E88">
              <w:rPr>
                <w:color w:val="000000"/>
                <w:sz w:val="26"/>
                <w:szCs w:val="26"/>
                <w:u w:val="single"/>
              </w:rPr>
              <w:t>/сз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976EDB" w:rsidRDefault="003E6976" w:rsidP="00B941DF">
            <w:pPr>
              <w:jc w:val="center"/>
              <w:rPr>
                <w:rFonts w:eastAsia="Arial Unicode MS"/>
              </w:rPr>
            </w:pPr>
            <w:r>
              <w:rPr>
                <w:sz w:val="20"/>
                <w:szCs w:val="20"/>
              </w:rPr>
              <w:t>Заключение по</w:t>
            </w:r>
            <w:r w:rsidR="00B941DF">
              <w:rPr>
                <w:sz w:val="20"/>
                <w:szCs w:val="20"/>
              </w:rPr>
              <w:t xml:space="preserve"> инвестиционному проекту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/>
        </w:tc>
      </w:tr>
    </w:tbl>
    <w:p w:rsidR="003E6976" w:rsidRPr="00AE7BFB" w:rsidRDefault="003E6976">
      <w:pPr>
        <w:rPr>
          <w:b/>
          <w:sz w:val="16"/>
          <w:szCs w:val="16"/>
        </w:rPr>
      </w:pPr>
    </w:p>
    <w:tbl>
      <w:tblPr>
        <w:tblStyle w:val="af5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5"/>
        <w:gridCol w:w="2383"/>
      </w:tblGrid>
      <w:tr w:rsidR="0041465E" w:rsidTr="00DE6685">
        <w:tc>
          <w:tcPr>
            <w:tcW w:w="3345" w:type="dxa"/>
          </w:tcPr>
          <w:p w:rsidR="0041465E" w:rsidRDefault="0041465E" w:rsidP="0041465E">
            <w:pPr>
              <w:jc w:val="right"/>
              <w:rPr>
                <w:rFonts w:eastAsia="Calibri"/>
                <w:sz w:val="26"/>
                <w:szCs w:val="26"/>
                <w:lang w:eastAsia="en-US"/>
              </w:rPr>
            </w:pPr>
            <w:r w:rsidRPr="003E6976">
              <w:rPr>
                <w:rFonts w:eastAsia="Calibri"/>
                <w:sz w:val="26"/>
                <w:szCs w:val="26"/>
                <w:lang w:eastAsia="en-US"/>
              </w:rPr>
              <w:t>Уважаемый</w:t>
            </w:r>
          </w:p>
        </w:tc>
        <w:tc>
          <w:tcPr>
            <w:tcW w:w="2042" w:type="dxa"/>
          </w:tcPr>
          <w:p w:rsidR="0041465E" w:rsidRDefault="00DE6685" w:rsidP="00DE6685">
            <w:pPr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</w:t>
            </w:r>
            <w:r w:rsidR="0041465E">
              <w:rPr>
                <w:rFonts w:eastAsia="Calibri"/>
                <w:sz w:val="26"/>
                <w:szCs w:val="26"/>
                <w:lang w:eastAsia="en-US"/>
              </w:rPr>
              <w:t>!</w:t>
            </w:r>
          </w:p>
        </w:tc>
      </w:tr>
      <w:tr w:rsidR="0041465E" w:rsidTr="00DE6685">
        <w:tc>
          <w:tcPr>
            <w:tcW w:w="3345" w:type="dxa"/>
          </w:tcPr>
          <w:p w:rsidR="0041465E" w:rsidRDefault="0041465E" w:rsidP="000405D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</w:p>
        </w:tc>
        <w:tc>
          <w:tcPr>
            <w:tcW w:w="2042" w:type="dxa"/>
          </w:tcPr>
          <w:p w:rsidR="0041465E" w:rsidRDefault="0041465E" w:rsidP="000405D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sz w:val="20"/>
                <w:szCs w:val="20"/>
              </w:rPr>
              <w:t>и</w:t>
            </w:r>
            <w:r w:rsidRPr="0041465E">
              <w:rPr>
                <w:sz w:val="20"/>
                <w:szCs w:val="20"/>
              </w:rPr>
              <w:t>мя, отчество</w:t>
            </w:r>
          </w:p>
        </w:tc>
      </w:tr>
    </w:tbl>
    <w:p w:rsidR="003E6976" w:rsidRPr="00AE7BFB" w:rsidRDefault="003E6976" w:rsidP="003E6976">
      <w:pPr>
        <w:ind w:firstLine="709"/>
        <w:jc w:val="center"/>
        <w:rPr>
          <w:rFonts w:eastAsia="Calibri"/>
          <w:sz w:val="16"/>
          <w:szCs w:val="16"/>
          <w:lang w:eastAsia="en-US"/>
        </w:rPr>
      </w:pPr>
    </w:p>
    <w:p w:rsidR="003E6976" w:rsidRPr="003E6976" w:rsidRDefault="003E6976" w:rsidP="003E6976">
      <w:pPr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3E6976">
        <w:rPr>
          <w:rFonts w:eastAsia="Calibri"/>
          <w:sz w:val="26"/>
          <w:szCs w:val="26"/>
          <w:lang w:eastAsia="en-US"/>
        </w:rPr>
        <w:t xml:space="preserve">Направляю Вам заключение по </w:t>
      </w:r>
      <w:r>
        <w:rPr>
          <w:rFonts w:eastAsia="Calibri"/>
          <w:sz w:val="26"/>
          <w:szCs w:val="26"/>
          <w:lang w:eastAsia="en-US"/>
        </w:rPr>
        <w:t>инвестиционному проекту</w:t>
      </w:r>
      <w:r w:rsidRPr="003E6976">
        <w:rPr>
          <w:rFonts w:eastAsia="Calibri"/>
          <w:sz w:val="26"/>
          <w:szCs w:val="26"/>
          <w:lang w:eastAsia="en-US"/>
        </w:rPr>
        <w:t>.</w:t>
      </w:r>
    </w:p>
    <w:p w:rsidR="003E6976" w:rsidRPr="001E3BF5" w:rsidRDefault="003E6976" w:rsidP="003E6976">
      <w:pPr>
        <w:ind w:firstLine="709"/>
        <w:jc w:val="both"/>
        <w:rPr>
          <w:sz w:val="16"/>
          <w:szCs w:val="16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5155"/>
      </w:tblGrid>
      <w:tr w:rsidR="003E6976" w:rsidTr="00AE06C6">
        <w:tc>
          <w:tcPr>
            <w:tcW w:w="5154" w:type="dxa"/>
          </w:tcPr>
          <w:p w:rsidR="003E6976" w:rsidRDefault="003E6976" w:rsidP="00AE7BF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</w:rPr>
              <w:t> </w:t>
            </w:r>
            <w:r w:rsidRPr="003E6976">
              <w:rPr>
                <w:sz w:val="26"/>
                <w:szCs w:val="26"/>
              </w:rPr>
              <w:t>Наименование проекта:</w:t>
            </w:r>
          </w:p>
        </w:tc>
        <w:tc>
          <w:tcPr>
            <w:tcW w:w="5155" w:type="dxa"/>
            <w:tcBorders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AE06C6">
        <w:tc>
          <w:tcPr>
            <w:tcW w:w="5154" w:type="dxa"/>
          </w:tcPr>
          <w:p w:rsidR="003E6976" w:rsidRDefault="003E6976" w:rsidP="000D5EA1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</w:rPr>
              <w:t>. </w:t>
            </w:r>
            <w:r w:rsidRPr="003E6976">
              <w:rPr>
                <w:sz w:val="26"/>
                <w:szCs w:val="26"/>
              </w:rPr>
              <w:t>Инициатор: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AE06C6">
        <w:tc>
          <w:tcPr>
            <w:tcW w:w="5154" w:type="dxa"/>
          </w:tcPr>
          <w:p w:rsidR="003E6976" w:rsidRDefault="003E6976" w:rsidP="006D063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3.</w:t>
            </w:r>
            <w:r>
              <w:rPr>
                <w:sz w:val="26"/>
                <w:szCs w:val="26"/>
              </w:rPr>
              <w:t> </w:t>
            </w:r>
            <w:r w:rsidR="00B25331">
              <w:rPr>
                <w:sz w:val="26"/>
                <w:szCs w:val="26"/>
              </w:rPr>
              <w:t>Характеристика</w:t>
            </w:r>
            <w:r>
              <w:rPr>
                <w:sz w:val="26"/>
                <w:szCs w:val="26"/>
              </w:rPr>
              <w:t xml:space="preserve"> </w:t>
            </w:r>
            <w:r w:rsidRPr="003E6976">
              <w:rPr>
                <w:sz w:val="26"/>
                <w:szCs w:val="26"/>
              </w:rPr>
              <w:t>проекта</w:t>
            </w:r>
            <w:r w:rsidR="006D063B" w:rsidRPr="00350C8A">
              <w:rPr>
                <w:vertAlign w:val="superscript"/>
              </w:rPr>
              <w:t>1)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7A7B2C">
        <w:tc>
          <w:tcPr>
            <w:tcW w:w="5154" w:type="dxa"/>
          </w:tcPr>
          <w:p w:rsidR="003E6976" w:rsidRDefault="00AE06C6" w:rsidP="008C30D3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4.</w:t>
            </w:r>
            <w:r>
              <w:rPr>
                <w:sz w:val="26"/>
                <w:szCs w:val="26"/>
              </w:rPr>
              <w:t> </w:t>
            </w:r>
            <w:r w:rsidRPr="003E6976">
              <w:rPr>
                <w:sz w:val="26"/>
                <w:szCs w:val="26"/>
              </w:rPr>
              <w:t xml:space="preserve">Наименование </w:t>
            </w:r>
            <w:r>
              <w:rPr>
                <w:sz w:val="26"/>
                <w:szCs w:val="26"/>
              </w:rPr>
              <w:t xml:space="preserve">профильного </w:t>
            </w:r>
            <w:r w:rsidR="00B25331" w:rsidRPr="008C30D3">
              <w:rPr>
                <w:sz w:val="26"/>
                <w:szCs w:val="26"/>
                <w:shd w:val="clear" w:color="auto" w:fill="FFFFFF" w:themeFill="background1"/>
              </w:rPr>
              <w:t>подразделения</w:t>
            </w:r>
            <w:r w:rsidRPr="008C30D3">
              <w:rPr>
                <w:sz w:val="26"/>
                <w:szCs w:val="26"/>
                <w:shd w:val="clear" w:color="auto" w:fill="FFFFFF" w:themeFill="background1"/>
              </w:rPr>
              <w:t xml:space="preserve"> 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7A7B2C">
            <w:pPr>
              <w:spacing w:line="260" w:lineRule="exact"/>
              <w:rPr>
                <w:sz w:val="26"/>
                <w:szCs w:val="26"/>
              </w:rPr>
            </w:pPr>
          </w:p>
        </w:tc>
      </w:tr>
    </w:tbl>
    <w:p w:rsidR="00A154C7" w:rsidRPr="007A7B2C" w:rsidRDefault="00A154C7" w:rsidP="00A154C7">
      <w:pPr>
        <w:spacing w:line="260" w:lineRule="exact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Pr="003E6976">
        <w:rPr>
          <w:sz w:val="26"/>
          <w:szCs w:val="26"/>
        </w:rPr>
        <w:t xml:space="preserve">. </w:t>
      </w:r>
      <w:r>
        <w:rPr>
          <w:sz w:val="26"/>
          <w:szCs w:val="26"/>
        </w:rPr>
        <w:t>Оценка</w:t>
      </w:r>
      <w:r w:rsidRPr="003E6976">
        <w:rPr>
          <w:sz w:val="26"/>
          <w:szCs w:val="26"/>
        </w:rPr>
        <w:t xml:space="preserve"> </w:t>
      </w:r>
      <w:r>
        <w:rPr>
          <w:sz w:val="26"/>
          <w:szCs w:val="26"/>
        </w:rPr>
        <w:t>инвестиционного</w:t>
      </w:r>
      <w:r w:rsidRPr="003E6976">
        <w:rPr>
          <w:sz w:val="26"/>
          <w:szCs w:val="26"/>
        </w:rPr>
        <w:t xml:space="preserve"> проекта:</w:t>
      </w:r>
    </w:p>
    <w:p w:rsidR="00A154C7" w:rsidRPr="00CB5FC1" w:rsidRDefault="00A154C7" w:rsidP="00A154C7">
      <w:pPr>
        <w:spacing w:line="260" w:lineRule="exact"/>
        <w:jc w:val="both"/>
        <w:rPr>
          <w:sz w:val="10"/>
          <w:szCs w:val="10"/>
        </w:rPr>
      </w:pPr>
    </w:p>
    <w:tbl>
      <w:tblPr>
        <w:tblW w:w="9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3884"/>
        <w:gridCol w:w="2888"/>
        <w:gridCol w:w="2406"/>
      </w:tblGrid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  <w:vAlign w:val="center"/>
          </w:tcPr>
          <w:p w:rsidR="00A154C7" w:rsidRPr="003E6976" w:rsidRDefault="00A154C7" w:rsidP="001E3BF5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критерия</w:t>
            </w:r>
          </w:p>
        </w:tc>
        <w:tc>
          <w:tcPr>
            <w:tcW w:w="2888" w:type="dxa"/>
            <w:shd w:val="clear" w:color="auto" w:fill="FFFFFF"/>
            <w:vAlign w:val="center"/>
          </w:tcPr>
          <w:p w:rsidR="00A154C7" w:rsidRPr="003E6976" w:rsidRDefault="00A154C7" w:rsidP="000F0D06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 xml:space="preserve">Соответствие проекта </w:t>
            </w:r>
            <w:r>
              <w:rPr>
                <w:sz w:val="26"/>
                <w:szCs w:val="26"/>
              </w:rPr>
              <w:t>критерию</w:t>
            </w:r>
            <w:r w:rsidR="000F0D06" w:rsidRPr="00350C8A">
              <w:t>*</w:t>
            </w:r>
          </w:p>
        </w:tc>
        <w:tc>
          <w:tcPr>
            <w:tcW w:w="2406" w:type="dxa"/>
            <w:shd w:val="clear" w:color="auto" w:fill="FFFFFF"/>
            <w:vAlign w:val="center"/>
          </w:tcPr>
          <w:p w:rsidR="00A154C7" w:rsidRDefault="00A154C7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Пояснение</w:t>
            </w:r>
            <w:r w:rsidR="000F0D06" w:rsidRPr="00350C8A">
              <w:t>**</w:t>
            </w: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D23300" w:rsidRDefault="00A154C7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Критерий 1</w:t>
            </w:r>
            <w:r w:rsidR="000F0D06" w:rsidRPr="00350C8A">
              <w:t>***</w:t>
            </w:r>
          </w:p>
        </w:tc>
        <w:tc>
          <w:tcPr>
            <w:tcW w:w="2888" w:type="dxa"/>
            <w:shd w:val="clear" w:color="auto" w:fill="FFFFFF"/>
          </w:tcPr>
          <w:p w:rsidR="00A154C7" w:rsidRDefault="00A154C7" w:rsidP="00D8678D">
            <w:pPr>
              <w:spacing w:line="240" w:lineRule="exact"/>
              <w:jc w:val="center"/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D23300" w:rsidRDefault="00A154C7" w:rsidP="00D8678D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….</w:t>
            </w:r>
          </w:p>
        </w:tc>
        <w:tc>
          <w:tcPr>
            <w:tcW w:w="2888" w:type="dxa"/>
            <w:shd w:val="clear" w:color="auto" w:fill="FFFFFF"/>
          </w:tcPr>
          <w:p w:rsidR="00A154C7" w:rsidRPr="00776195" w:rsidRDefault="00A154C7" w:rsidP="00D8678D">
            <w:pPr>
              <w:spacing w:line="240" w:lineRule="exact"/>
              <w:jc w:val="center"/>
              <w:rPr>
                <w:highlight w:val="yellow"/>
              </w:rPr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AE7BFB" w:rsidRDefault="00A154C7" w:rsidP="00D8678D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Критерий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2888" w:type="dxa"/>
            <w:shd w:val="clear" w:color="auto" w:fill="FFFFFF"/>
          </w:tcPr>
          <w:p w:rsidR="00A154C7" w:rsidRPr="00776195" w:rsidRDefault="00A154C7" w:rsidP="00D8678D">
            <w:pPr>
              <w:spacing w:line="240" w:lineRule="exact"/>
              <w:jc w:val="center"/>
              <w:rPr>
                <w:highlight w:val="yellow"/>
              </w:rPr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0405D8" w:rsidRPr="00D23300" w:rsidTr="00E068A8">
        <w:trPr>
          <w:jc w:val="center"/>
        </w:trPr>
        <w:tc>
          <w:tcPr>
            <w:tcW w:w="9178" w:type="dxa"/>
            <w:gridSpan w:val="3"/>
            <w:shd w:val="clear" w:color="auto" w:fill="FFFFFF"/>
          </w:tcPr>
          <w:p w:rsidR="00E068A8" w:rsidRPr="00350C8A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4"/>
              </w:rPr>
            </w:pPr>
            <w:r w:rsidRPr="00350C8A">
              <w:rPr>
                <w:sz w:val="24"/>
              </w:rPr>
              <w:t>*</w:t>
            </w:r>
            <w:r w:rsidR="00E068A8" w:rsidRPr="00350C8A">
              <w:rPr>
                <w:sz w:val="24"/>
              </w:rPr>
              <w:t xml:space="preserve"> Если выбирается «нет», необходимо дать пояснения.</w:t>
            </w:r>
          </w:p>
          <w:p w:rsidR="00E068A8" w:rsidRPr="00350C8A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4"/>
              </w:rPr>
            </w:pPr>
            <w:r w:rsidRPr="00350C8A">
              <w:rPr>
                <w:sz w:val="24"/>
              </w:rPr>
              <w:t>**</w:t>
            </w:r>
            <w:r w:rsidR="00E068A8" w:rsidRPr="00350C8A">
              <w:rPr>
                <w:sz w:val="24"/>
              </w:rPr>
              <w:t xml:space="preserve"> Необходимые пояснения, нормативные акты.</w:t>
            </w:r>
          </w:p>
          <w:p w:rsidR="000405D8" w:rsidRPr="00D23300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6"/>
                <w:szCs w:val="26"/>
              </w:rPr>
            </w:pPr>
            <w:r w:rsidRPr="00350C8A">
              <w:rPr>
                <w:sz w:val="24"/>
              </w:rPr>
              <w:t>**</w:t>
            </w:r>
            <w:r w:rsidR="008E5041" w:rsidRPr="008E5041">
              <w:rPr>
                <w:sz w:val="24"/>
              </w:rPr>
              <w:t>*</w:t>
            </w:r>
            <w:r w:rsidRPr="00350C8A">
              <w:rPr>
                <w:sz w:val="24"/>
              </w:rPr>
              <w:t> </w:t>
            </w:r>
            <w:r w:rsidR="00E068A8" w:rsidRPr="00350C8A">
              <w:rPr>
                <w:sz w:val="24"/>
              </w:rPr>
              <w:t>Оцениваемые подразделением критерии выбираются в соответствии с таблицами 2 и 3 настоящего стандарта</w:t>
            </w:r>
            <w:r w:rsidRPr="00350C8A">
              <w:rPr>
                <w:sz w:val="24"/>
              </w:rPr>
              <w:t>.</w:t>
            </w:r>
          </w:p>
        </w:tc>
      </w:tr>
    </w:tbl>
    <w:p w:rsidR="00BB3FB1" w:rsidRPr="00CB5FC1" w:rsidRDefault="00BB3FB1" w:rsidP="00A154C7">
      <w:pPr>
        <w:jc w:val="both"/>
        <w:rPr>
          <w:sz w:val="10"/>
          <w:szCs w:val="10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5154"/>
        <w:gridCol w:w="5155"/>
      </w:tblGrid>
      <w:tr w:rsidR="007A7B2C" w:rsidTr="00D469D7">
        <w:tc>
          <w:tcPr>
            <w:tcW w:w="5154" w:type="dxa"/>
            <w:tcBorders>
              <w:top w:val="nil"/>
              <w:left w:val="nil"/>
              <w:bottom w:val="nil"/>
              <w:right w:val="nil"/>
            </w:tcBorders>
          </w:tcPr>
          <w:p w:rsidR="007A7B2C" w:rsidRPr="003E6976" w:rsidRDefault="00EB3647" w:rsidP="00AE7BF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  <w:r w:rsidR="007A7B2C">
              <w:rPr>
                <w:sz w:val="26"/>
                <w:szCs w:val="26"/>
              </w:rPr>
              <w:t>. Согласование инвестиционного проекта</w:t>
            </w:r>
          </w:p>
        </w:tc>
        <w:tc>
          <w:tcPr>
            <w:tcW w:w="51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7B2C" w:rsidRDefault="007A7B2C" w:rsidP="006D063B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ДА/НЕТ</w:t>
            </w:r>
            <w:r w:rsidR="006D063B" w:rsidRPr="00350C8A">
              <w:rPr>
                <w:vertAlign w:val="superscript"/>
              </w:rPr>
              <w:t>2)</w:t>
            </w:r>
          </w:p>
        </w:tc>
      </w:tr>
      <w:tr w:rsidR="003E6976" w:rsidTr="00D469D7">
        <w:tc>
          <w:tcPr>
            <w:tcW w:w="5154" w:type="dxa"/>
            <w:tcBorders>
              <w:top w:val="nil"/>
              <w:left w:val="nil"/>
              <w:bottom w:val="nil"/>
              <w:right w:val="nil"/>
            </w:tcBorders>
          </w:tcPr>
          <w:p w:rsidR="003E6976" w:rsidRDefault="00553D4B" w:rsidP="00A52936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  <w:r w:rsidR="00AE06C6" w:rsidRPr="003E6976">
              <w:rPr>
                <w:sz w:val="26"/>
                <w:szCs w:val="26"/>
              </w:rPr>
              <w:t xml:space="preserve">. Замечания к </w:t>
            </w:r>
            <w:r w:rsidR="00A52936">
              <w:rPr>
                <w:sz w:val="26"/>
                <w:szCs w:val="26"/>
              </w:rPr>
              <w:t>инвестиционному проекту</w:t>
            </w:r>
            <w:r w:rsidR="00AE06C6" w:rsidRPr="003E6976">
              <w:rPr>
                <w:sz w:val="26"/>
                <w:szCs w:val="26"/>
              </w:rPr>
              <w:t>:</w:t>
            </w:r>
          </w:p>
        </w:tc>
        <w:tc>
          <w:tcPr>
            <w:tcW w:w="5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</w:tbl>
    <w:p w:rsidR="003E6976" w:rsidRPr="003E6976" w:rsidRDefault="00A154C7" w:rsidP="00776195">
      <w:pPr>
        <w:jc w:val="both"/>
        <w:rPr>
          <w:sz w:val="26"/>
          <w:szCs w:val="26"/>
        </w:rPr>
      </w:pPr>
      <w:r>
        <w:rPr>
          <w:sz w:val="26"/>
          <w:szCs w:val="26"/>
        </w:rPr>
        <w:t>8</w:t>
      </w:r>
      <w:r w:rsidR="003E6976" w:rsidRPr="003E6976">
        <w:rPr>
          <w:sz w:val="26"/>
          <w:szCs w:val="26"/>
        </w:rPr>
        <w:t>. Итоги рассмотрения и согласования паспорта и ТЭО ИП подразделением</w:t>
      </w:r>
      <w:r w:rsidR="006D063B" w:rsidRPr="00350C8A">
        <w:rPr>
          <w:sz w:val="26"/>
          <w:szCs w:val="26"/>
          <w:vertAlign w:val="superscript"/>
        </w:rPr>
        <w:t>3)</w:t>
      </w:r>
      <w:r w:rsidR="003E6976" w:rsidRPr="00350C8A">
        <w:rPr>
          <w:sz w:val="26"/>
          <w:szCs w:val="26"/>
        </w:rPr>
        <w:t>:</w:t>
      </w:r>
      <w:r w:rsidR="003E6976" w:rsidRPr="003E6976">
        <w:rPr>
          <w:sz w:val="26"/>
          <w:szCs w:val="26"/>
        </w:rPr>
        <w:t xml:space="preserve"> </w:t>
      </w:r>
    </w:p>
    <w:p w:rsidR="00D469D7" w:rsidRPr="00DE6685" w:rsidRDefault="00D469D7" w:rsidP="00776195">
      <w:pPr>
        <w:jc w:val="both"/>
        <w:rPr>
          <w:sz w:val="16"/>
          <w:szCs w:val="16"/>
        </w:rPr>
      </w:pPr>
    </w:p>
    <w:p w:rsidR="003E6976" w:rsidRPr="008A2DB3" w:rsidRDefault="003E6976" w:rsidP="00776195">
      <w:pPr>
        <w:jc w:val="both"/>
        <w:rPr>
          <w:sz w:val="26"/>
          <w:szCs w:val="26"/>
        </w:rPr>
      </w:pPr>
      <w:r w:rsidRPr="003E6976">
        <w:rPr>
          <w:sz w:val="26"/>
          <w:szCs w:val="26"/>
        </w:rPr>
        <w:t>Проект целесообразен для реализации – ДА/</w:t>
      </w:r>
      <w:r w:rsidRPr="00350C8A">
        <w:rPr>
          <w:sz w:val="26"/>
          <w:szCs w:val="26"/>
        </w:rPr>
        <w:t>НЕТ</w:t>
      </w:r>
      <w:r w:rsidR="006D063B" w:rsidRPr="00350C8A">
        <w:rPr>
          <w:vertAlign w:val="superscript"/>
        </w:rPr>
        <w:t>4)</w:t>
      </w:r>
      <w:r w:rsidRPr="003E6976">
        <w:rPr>
          <w:sz w:val="26"/>
          <w:szCs w:val="26"/>
        </w:rPr>
        <w:t>.</w:t>
      </w:r>
    </w:p>
    <w:p w:rsidR="003A6777" w:rsidRPr="008A2DB3" w:rsidRDefault="003A6777" w:rsidP="00776195">
      <w:pPr>
        <w:jc w:val="both"/>
        <w:rPr>
          <w:sz w:val="26"/>
          <w:szCs w:val="26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3220"/>
        <w:gridCol w:w="3437"/>
      </w:tblGrid>
      <w:tr w:rsidR="003A6777" w:rsidTr="003A6777">
        <w:tc>
          <w:tcPr>
            <w:tcW w:w="3652" w:type="dxa"/>
          </w:tcPr>
          <w:p w:rsidR="003A6777" w:rsidRDefault="003A6777" w:rsidP="003A677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3E6976">
              <w:rPr>
                <w:rFonts w:eastAsia="Calibri"/>
                <w:sz w:val="26"/>
                <w:szCs w:val="26"/>
                <w:lang w:eastAsia="en-US"/>
              </w:rPr>
              <w:t>Руководитель подразделения</w:t>
            </w:r>
          </w:p>
        </w:tc>
        <w:tc>
          <w:tcPr>
            <w:tcW w:w="3220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</w:t>
            </w:r>
          </w:p>
        </w:tc>
        <w:tc>
          <w:tcPr>
            <w:tcW w:w="3437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______________________</w:t>
            </w:r>
          </w:p>
        </w:tc>
      </w:tr>
      <w:tr w:rsidR="003A6777" w:rsidTr="003A6777">
        <w:tc>
          <w:tcPr>
            <w:tcW w:w="3652" w:type="dxa"/>
          </w:tcPr>
          <w:p w:rsidR="003A6777" w:rsidRPr="00131370" w:rsidRDefault="003A6777" w:rsidP="003A6777">
            <w:pPr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3220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131370">
              <w:rPr>
                <w:rFonts w:eastAsia="Calibri"/>
                <w:sz w:val="20"/>
                <w:szCs w:val="20"/>
                <w:lang w:eastAsia="en-US"/>
              </w:rPr>
              <w:t>подпись</w:t>
            </w:r>
          </w:p>
        </w:tc>
        <w:tc>
          <w:tcPr>
            <w:tcW w:w="3437" w:type="dxa"/>
          </w:tcPr>
          <w:p w:rsidR="003A6777" w:rsidRDefault="003A6777" w:rsidP="003A6777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</w:tbl>
    <w:p w:rsidR="006D063B" w:rsidRPr="00350C8A" w:rsidRDefault="006D063B" w:rsidP="006D063B">
      <w:pPr>
        <w:pStyle w:val="affb"/>
        <w:rPr>
          <w:rFonts w:ascii="Times New Roman" w:hAnsi="Times New Roman"/>
          <w:sz w:val="22"/>
          <w:szCs w:val="22"/>
          <w:vertAlign w:val="superscript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_________________________________</w:t>
      </w:r>
    </w:p>
    <w:p w:rsidR="00E068A8" w:rsidRPr="00350C8A" w:rsidRDefault="00E068A8" w:rsidP="000F0D06">
      <w:pPr>
        <w:pStyle w:val="affb"/>
        <w:ind w:firstLine="567"/>
        <w:rPr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1)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9F268E" w:rsidRPr="00350C8A">
        <w:rPr>
          <w:rFonts w:ascii="Times New Roman" w:hAnsi="Times New Roman"/>
          <w:sz w:val="22"/>
          <w:szCs w:val="22"/>
        </w:rPr>
        <w:t>Характеристика проекта указывается в соответствии с п</w:t>
      </w:r>
      <w:r w:rsidRPr="00350C8A">
        <w:rPr>
          <w:rFonts w:ascii="Times New Roman" w:hAnsi="Times New Roman"/>
          <w:sz w:val="22"/>
          <w:szCs w:val="22"/>
        </w:rPr>
        <w:t>риложение</w:t>
      </w:r>
      <w:r w:rsidR="009F268E" w:rsidRPr="00350C8A">
        <w:rPr>
          <w:rFonts w:ascii="Times New Roman" w:hAnsi="Times New Roman"/>
          <w:sz w:val="22"/>
          <w:szCs w:val="22"/>
        </w:rPr>
        <w:t>м</w:t>
      </w:r>
      <w:r w:rsidRPr="00350C8A">
        <w:rPr>
          <w:rFonts w:ascii="Times New Roman" w:hAnsi="Times New Roman"/>
          <w:sz w:val="22"/>
          <w:szCs w:val="22"/>
        </w:rPr>
        <w:t xml:space="preserve"> Е,</w:t>
      </w:r>
      <w:r w:rsidR="00350C8A" w:rsidRPr="00350C8A">
        <w:rPr>
          <w:rFonts w:ascii="Times New Roman" w:hAnsi="Times New Roman"/>
          <w:sz w:val="22"/>
          <w:szCs w:val="22"/>
        </w:rPr>
        <w:t xml:space="preserve"> а  так же</w:t>
      </w:r>
      <w:r w:rsidRPr="00350C8A">
        <w:rPr>
          <w:rFonts w:ascii="Times New Roman" w:hAnsi="Times New Roman"/>
          <w:sz w:val="22"/>
          <w:szCs w:val="22"/>
        </w:rPr>
        <w:t xml:space="preserve"> номер редакции и дата</w:t>
      </w:r>
      <w:r w:rsidR="00B81F67" w:rsidRPr="00B81F67">
        <w:rPr>
          <w:rFonts w:ascii="Times New Roman" w:hAnsi="Times New Roman"/>
          <w:sz w:val="22"/>
          <w:szCs w:val="22"/>
        </w:rPr>
        <w:t xml:space="preserve"> </w:t>
      </w:r>
      <w:r w:rsidR="00B81F67">
        <w:rPr>
          <w:rFonts w:ascii="Times New Roman" w:hAnsi="Times New Roman"/>
          <w:sz w:val="22"/>
          <w:szCs w:val="22"/>
        </w:rPr>
        <w:t>подготовки документа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E068A8" w:rsidRPr="00350C8A" w:rsidRDefault="000F0D06" w:rsidP="000F0D06">
      <w:pPr>
        <w:pStyle w:val="affb"/>
        <w:ind w:firstLine="567"/>
        <w:rPr>
          <w:rFonts w:ascii="Times New Roman" w:hAnsi="Times New Roman"/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2)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Если «да» указать в пункте 6«Да», в пункте 7 «Замечаний нет»,</w:t>
      </w:r>
      <w:r w:rsidR="00E068A8" w:rsidRPr="00350C8A">
        <w:rPr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если «нет» указать в пункте 6 «Нет», перечислить в пункте 7 замечания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E068A8" w:rsidRPr="00350C8A" w:rsidRDefault="000F0D06" w:rsidP="000F0D06">
      <w:pPr>
        <w:pStyle w:val="affb"/>
        <w:ind w:firstLine="567"/>
        <w:rPr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3)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Выводы рассмотрения профильным подразделением инвестиционного проекта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AF4D1B" w:rsidRDefault="000F0D06" w:rsidP="000F0D06">
      <w:pPr>
        <w:ind w:firstLine="567"/>
        <w:rPr>
          <w:b/>
          <w:sz w:val="26"/>
          <w:szCs w:val="26"/>
        </w:rPr>
      </w:pPr>
      <w:r w:rsidRPr="00350C8A">
        <w:rPr>
          <w:sz w:val="22"/>
          <w:szCs w:val="22"/>
          <w:vertAlign w:val="superscript"/>
        </w:rPr>
        <w:t>4)</w:t>
      </w:r>
      <w:r w:rsidRPr="00350C8A">
        <w:rPr>
          <w:sz w:val="22"/>
          <w:szCs w:val="22"/>
        </w:rPr>
        <w:t xml:space="preserve"> </w:t>
      </w:r>
      <w:r w:rsidR="00E068A8" w:rsidRPr="00350C8A">
        <w:rPr>
          <w:sz w:val="22"/>
          <w:szCs w:val="22"/>
        </w:rPr>
        <w:t>Если выбирается «нет», необходимо дать развернутые пояснения</w:t>
      </w:r>
      <w:r w:rsidRPr="00350C8A">
        <w:rPr>
          <w:sz w:val="22"/>
          <w:szCs w:val="22"/>
        </w:rPr>
        <w:t>.</w:t>
      </w:r>
      <w:r w:rsidR="00AF4D1B">
        <w:rPr>
          <w:b/>
          <w:sz w:val="26"/>
          <w:szCs w:val="26"/>
        </w:rPr>
        <w:br w:type="page"/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Н</w:t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B817AD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7E4301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7E4301" w:rsidRPr="00D82C3F" w:rsidRDefault="006554A2" w:rsidP="007E430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C20CE7">
        <w:rPr>
          <w:rFonts w:eastAsia="Calibri"/>
          <w:b/>
          <w:sz w:val="26"/>
          <w:szCs w:val="26"/>
          <w:lang w:eastAsia="en-US"/>
        </w:rPr>
        <w:t>Ф</w:t>
      </w:r>
      <w:r w:rsidR="007E4301" w:rsidRPr="00C20CE7">
        <w:rPr>
          <w:rFonts w:eastAsia="Calibri"/>
          <w:b/>
          <w:sz w:val="26"/>
          <w:szCs w:val="26"/>
          <w:lang w:eastAsia="en-US"/>
        </w:rPr>
        <w:t>орма</w:t>
      </w:r>
      <w:r w:rsidR="007E4301">
        <w:rPr>
          <w:rFonts w:eastAsia="Calibri"/>
          <w:b/>
          <w:sz w:val="26"/>
          <w:szCs w:val="26"/>
          <w:lang w:eastAsia="en-US"/>
        </w:rPr>
        <w:t xml:space="preserve"> и</w:t>
      </w:r>
      <w:r w:rsidR="007E4301" w:rsidRPr="007E4301">
        <w:rPr>
          <w:rFonts w:eastAsia="Calibri"/>
          <w:b/>
          <w:sz w:val="26"/>
          <w:szCs w:val="26"/>
          <w:lang w:eastAsia="en-US"/>
        </w:rPr>
        <w:t>тогово</w:t>
      </w:r>
      <w:r w:rsidR="007E4301">
        <w:rPr>
          <w:rFonts w:eastAsia="Calibri"/>
          <w:b/>
          <w:sz w:val="26"/>
          <w:szCs w:val="26"/>
          <w:lang w:eastAsia="en-US"/>
        </w:rPr>
        <w:t>го</w:t>
      </w:r>
      <w:r w:rsidR="007E4301" w:rsidRPr="007E4301">
        <w:rPr>
          <w:rFonts w:eastAsia="Calibri"/>
          <w:b/>
          <w:sz w:val="26"/>
          <w:szCs w:val="26"/>
          <w:lang w:eastAsia="en-US"/>
        </w:rPr>
        <w:t xml:space="preserve"> заключени</w:t>
      </w:r>
      <w:r w:rsidR="007E4301">
        <w:rPr>
          <w:rFonts w:eastAsia="Calibri"/>
          <w:b/>
          <w:sz w:val="26"/>
          <w:szCs w:val="26"/>
          <w:lang w:eastAsia="en-US"/>
        </w:rPr>
        <w:t>я по</w:t>
      </w:r>
      <w:r w:rsidR="007E4301" w:rsidRPr="007E4301">
        <w:rPr>
          <w:rFonts w:eastAsia="Calibri"/>
          <w:b/>
          <w:sz w:val="26"/>
          <w:szCs w:val="26"/>
          <w:lang w:eastAsia="en-US"/>
        </w:rPr>
        <w:t xml:space="preserve"> </w:t>
      </w:r>
      <w:r w:rsidR="007E4301" w:rsidRPr="00C76916">
        <w:rPr>
          <w:rFonts w:eastAsia="Calibri"/>
          <w:b/>
          <w:sz w:val="26"/>
          <w:szCs w:val="26"/>
          <w:lang w:eastAsia="en-US"/>
        </w:rPr>
        <w:t>инвестиционно</w:t>
      </w:r>
      <w:r w:rsidR="007E4301">
        <w:rPr>
          <w:rFonts w:eastAsia="Calibri"/>
          <w:b/>
          <w:sz w:val="26"/>
          <w:szCs w:val="26"/>
          <w:lang w:eastAsia="en-US"/>
        </w:rPr>
        <w:t>му</w:t>
      </w:r>
      <w:r w:rsidR="007E4301" w:rsidRPr="00C76916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7E4301">
        <w:rPr>
          <w:rFonts w:eastAsia="Calibri"/>
          <w:b/>
          <w:sz w:val="26"/>
          <w:szCs w:val="26"/>
          <w:lang w:eastAsia="en-US"/>
        </w:rPr>
        <w:t>у</w:t>
      </w:r>
    </w:p>
    <w:p w:rsidR="007E4301" w:rsidRDefault="007E4301" w:rsidP="00B142B2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552149" w:rsidRPr="00552149" w:rsidRDefault="00552149" w:rsidP="00552149">
      <w:pPr>
        <w:rPr>
          <w:rFonts w:eastAsia="Calibri"/>
          <w:sz w:val="26"/>
          <w:szCs w:val="26"/>
          <w:lang w:eastAsia="en-US"/>
        </w:rPr>
      </w:pPr>
    </w:p>
    <w:p w:rsid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5019"/>
      </w:tblGrid>
      <w:tr w:rsidR="005E04F7" w:rsidTr="00B875D2">
        <w:tc>
          <w:tcPr>
            <w:tcW w:w="5154" w:type="dxa"/>
          </w:tcPr>
          <w:p w:rsidR="005E04F7" w:rsidRDefault="00B875D2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Инициатор проекта:</w:t>
            </w:r>
          </w:p>
        </w:tc>
        <w:tc>
          <w:tcPr>
            <w:tcW w:w="5019" w:type="dxa"/>
            <w:tcBorders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5E04F7" w:rsidTr="00B875D2">
        <w:tc>
          <w:tcPr>
            <w:tcW w:w="5154" w:type="dxa"/>
          </w:tcPr>
          <w:p w:rsidR="005E04F7" w:rsidRDefault="00B875D2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Наименование проекта:</w:t>
            </w:r>
          </w:p>
        </w:tc>
        <w:tc>
          <w:tcPr>
            <w:tcW w:w="5019" w:type="dxa"/>
            <w:tcBorders>
              <w:top w:val="single" w:sz="4" w:space="0" w:color="auto"/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5E04F7" w:rsidTr="00B875D2">
        <w:tc>
          <w:tcPr>
            <w:tcW w:w="5154" w:type="dxa"/>
          </w:tcPr>
          <w:p w:rsidR="005E04F7" w:rsidRDefault="001F6326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eastAsia="en-US"/>
              </w:rPr>
              <w:t>Характеристика проекта</w:t>
            </w:r>
            <w:r w:rsidR="000D2B71">
              <w:rPr>
                <w:rFonts w:eastAsia="Calibri"/>
                <w:sz w:val="26"/>
                <w:szCs w:val="26"/>
                <w:lang w:eastAsia="en-US"/>
              </w:rPr>
              <w:t xml:space="preserve">* </w:t>
            </w:r>
            <w:r w:rsidR="00E20F2C" w:rsidRPr="000D2B71">
              <w:rPr>
                <w:rStyle w:val="affd"/>
                <w:rFonts w:eastAsia="Calibri"/>
                <w:color w:val="FFFFFF" w:themeColor="background1"/>
                <w:sz w:val="26"/>
                <w:szCs w:val="26"/>
                <w:shd w:val="clear" w:color="auto" w:fill="FFFFFF" w:themeFill="background1"/>
                <w:lang w:eastAsia="en-US"/>
              </w:rPr>
              <w:footnoteReference w:id="2"/>
            </w:r>
            <w:r w:rsidR="00B875D2" w:rsidRPr="000D2B71">
              <w:rPr>
                <w:rFonts w:eastAsia="Calibri"/>
                <w:color w:val="FFFFFF" w:themeColor="background1"/>
                <w:sz w:val="26"/>
                <w:szCs w:val="26"/>
                <w:shd w:val="clear" w:color="auto" w:fill="FFFFFF" w:themeFill="background1"/>
                <w:lang w:eastAsia="en-US"/>
              </w:rPr>
              <w:t>:</w:t>
            </w:r>
          </w:p>
        </w:tc>
        <w:tc>
          <w:tcPr>
            <w:tcW w:w="5019" w:type="dxa"/>
            <w:tcBorders>
              <w:top w:val="single" w:sz="4" w:space="0" w:color="auto"/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</w:tbl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Pr="00552149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Паспорт проекта и ТЭО ИП рассмотрено следующими подразделениями: (наименование подразделений).</w:t>
      </w: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Итоги рассмотрения и согласования проекта: (текст).</w:t>
      </w: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Выводы:</w:t>
      </w: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 xml:space="preserve">Предложить </w:t>
      </w:r>
      <w:r w:rsidR="00C20CE7">
        <w:rPr>
          <w:rFonts w:eastAsia="Calibri"/>
          <w:sz w:val="26"/>
          <w:szCs w:val="26"/>
          <w:lang w:eastAsia="en-US"/>
        </w:rPr>
        <w:t>и</w:t>
      </w:r>
      <w:r w:rsidRPr="00552149">
        <w:rPr>
          <w:rFonts w:eastAsia="Calibri"/>
          <w:sz w:val="26"/>
          <w:szCs w:val="26"/>
          <w:lang w:eastAsia="en-US"/>
        </w:rPr>
        <w:t>нвестиционной комиссии включить проект в инвестиционный портфель ИС Концерна.</w:t>
      </w: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6"/>
        <w:gridCol w:w="3436"/>
        <w:gridCol w:w="3437"/>
      </w:tblGrid>
      <w:tr w:rsidR="00131370" w:rsidTr="00131370">
        <w:tc>
          <w:tcPr>
            <w:tcW w:w="3436" w:type="dxa"/>
          </w:tcPr>
          <w:p w:rsidR="00131370" w:rsidRDefault="00131370" w:rsidP="00131370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Директор</w:t>
            </w:r>
            <w:r>
              <w:rPr>
                <w:rFonts w:eastAsia="Calibri"/>
                <w:sz w:val="26"/>
                <w:szCs w:val="26"/>
                <w:lang w:eastAsia="en-US"/>
              </w:rPr>
              <w:t xml:space="preserve"> департамента </w:t>
            </w:r>
          </w:p>
          <w:p w:rsidR="00131370" w:rsidRDefault="00131370" w:rsidP="00131370">
            <w:pPr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eastAsia="en-US"/>
              </w:rPr>
              <w:t>стратегического развития</w:t>
            </w:r>
          </w:p>
        </w:tc>
        <w:tc>
          <w:tcPr>
            <w:tcW w:w="3436" w:type="dxa"/>
          </w:tcPr>
          <w:p w:rsidR="00131370" w:rsidRDefault="00131370" w:rsidP="00552149">
            <w:pPr>
              <w:rPr>
                <w:rFonts w:eastAsia="Calibri"/>
                <w:sz w:val="26"/>
                <w:szCs w:val="26"/>
                <w:lang w:val="en-US" w:eastAsia="en-US"/>
              </w:rPr>
            </w:pPr>
          </w:p>
          <w:p w:rsidR="00131370" w:rsidRP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</w:t>
            </w:r>
          </w:p>
        </w:tc>
        <w:tc>
          <w:tcPr>
            <w:tcW w:w="3437" w:type="dxa"/>
          </w:tcPr>
          <w:p w:rsidR="00131370" w:rsidRDefault="00131370" w:rsidP="00552149">
            <w:pPr>
              <w:rPr>
                <w:rFonts w:eastAsia="Calibri"/>
                <w:sz w:val="26"/>
                <w:szCs w:val="26"/>
                <w:lang w:val="en-US" w:eastAsia="en-US"/>
              </w:rPr>
            </w:pPr>
          </w:p>
          <w:p w:rsidR="00131370" w:rsidRP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______________________</w:t>
            </w:r>
          </w:p>
        </w:tc>
      </w:tr>
      <w:tr w:rsidR="00131370" w:rsidTr="00131370">
        <w:tc>
          <w:tcPr>
            <w:tcW w:w="3436" w:type="dxa"/>
          </w:tcPr>
          <w:p w:rsidR="00131370" w:rsidRPr="00131370" w:rsidRDefault="00131370" w:rsidP="00552149">
            <w:pPr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3436" w:type="dxa"/>
          </w:tcPr>
          <w:p w:rsidR="00131370" w:rsidRPr="00131370" w:rsidRDefault="00131370" w:rsidP="00131370">
            <w:pPr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131370">
              <w:rPr>
                <w:rFonts w:eastAsia="Calibri"/>
                <w:sz w:val="20"/>
                <w:szCs w:val="20"/>
                <w:lang w:eastAsia="en-US"/>
              </w:rPr>
              <w:t>подпись</w:t>
            </w:r>
          </w:p>
        </w:tc>
        <w:tc>
          <w:tcPr>
            <w:tcW w:w="3437" w:type="dxa"/>
          </w:tcPr>
          <w:p w:rsid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</w:tbl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rPr>
          <w:lang w:eastAsia="en-US"/>
        </w:rPr>
      </w:pPr>
    </w:p>
    <w:p w:rsidR="00F6516E" w:rsidRDefault="00F6516E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657088" w:rsidRDefault="00776FDA" w:rsidP="00776FDA">
      <w:pPr>
        <w:jc w:val="center"/>
        <w:rPr>
          <w:b/>
          <w:sz w:val="26"/>
          <w:szCs w:val="26"/>
        </w:rPr>
      </w:pPr>
      <w:r w:rsidRPr="00776FDA">
        <w:rPr>
          <w:b/>
          <w:sz w:val="26"/>
          <w:szCs w:val="26"/>
        </w:rPr>
        <w:lastRenderedPageBreak/>
        <w:t>Библиография</w:t>
      </w:r>
    </w:p>
    <w:p w:rsidR="00C31227" w:rsidRPr="009C395E" w:rsidRDefault="00C31227" w:rsidP="00032F00">
      <w:pPr>
        <w:tabs>
          <w:tab w:val="left" w:pos="360"/>
          <w:tab w:val="left" w:pos="1440"/>
          <w:tab w:val="left" w:pos="4111"/>
          <w:tab w:val="left" w:pos="4820"/>
          <w:tab w:val="left" w:pos="8364"/>
        </w:tabs>
        <w:ind w:firstLine="851"/>
        <w:jc w:val="both"/>
        <w:rPr>
          <w:b/>
        </w:rPr>
      </w:pPr>
    </w:p>
    <w:p w:rsidR="001345D0" w:rsidRPr="001345D0" w:rsidRDefault="001345D0" w:rsidP="001345D0">
      <w:pPr>
        <w:numPr>
          <w:ilvl w:val="0"/>
          <w:numId w:val="12"/>
        </w:numPr>
        <w:ind w:left="0" w:firstLine="851"/>
        <w:jc w:val="both"/>
        <w:rPr>
          <w:rFonts w:eastAsia="Calibri"/>
          <w:sz w:val="26"/>
          <w:szCs w:val="26"/>
        </w:rPr>
      </w:pPr>
      <w:r w:rsidRPr="001345D0">
        <w:rPr>
          <w:rFonts w:eastAsia="Calibri"/>
          <w:sz w:val="26"/>
          <w:szCs w:val="26"/>
        </w:rPr>
        <w:t>Единая учетная политика для целей бухгалтерского учета интегрированной структуры АО «Концерн ВКО «Алмаз – Антей»</w:t>
      </w:r>
    </w:p>
    <w:p w:rsidR="00C0794E" w:rsidRPr="009B334E" w:rsidRDefault="0097562B" w:rsidP="006D68EC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</w:rPr>
        <w:t>Постановление правительства РФ от 27.12.2016 № 1502</w:t>
      </w:r>
      <w:r w:rsidR="008229E2">
        <w:rPr>
          <w:sz w:val="26"/>
          <w:szCs w:val="26"/>
        </w:rPr>
        <w:t xml:space="preserve"> «О порядке</w:t>
      </w:r>
      <w:r w:rsidR="00C65396">
        <w:rPr>
          <w:sz w:val="26"/>
          <w:szCs w:val="26"/>
        </w:rPr>
        <w:t xml:space="preserve"> согласования</w:t>
      </w:r>
      <w:r w:rsidR="00553D60">
        <w:rPr>
          <w:sz w:val="26"/>
          <w:szCs w:val="26"/>
        </w:rPr>
        <w:t xml:space="preserve"> Министерством </w:t>
      </w:r>
      <w:r w:rsidR="00553D60" w:rsidRPr="00F95374">
        <w:rPr>
          <w:sz w:val="26"/>
          <w:szCs w:val="26"/>
        </w:rPr>
        <w:t>Р</w:t>
      </w:r>
      <w:r w:rsidR="00067CD7" w:rsidRPr="00F95374">
        <w:rPr>
          <w:sz w:val="26"/>
          <w:szCs w:val="26"/>
        </w:rPr>
        <w:t>оссийской Федерации</w:t>
      </w:r>
      <w:r w:rsidR="00067CD7">
        <w:rPr>
          <w:sz w:val="26"/>
          <w:szCs w:val="26"/>
        </w:rPr>
        <w:t xml:space="preserve"> по развитию </w:t>
      </w:r>
      <w:r w:rsidR="00067CD7" w:rsidRPr="00F95374">
        <w:rPr>
          <w:sz w:val="26"/>
          <w:szCs w:val="26"/>
        </w:rPr>
        <w:t>Д</w:t>
      </w:r>
      <w:r w:rsidR="00067CD7">
        <w:rPr>
          <w:sz w:val="26"/>
          <w:szCs w:val="26"/>
        </w:rPr>
        <w:t xml:space="preserve">альнего </w:t>
      </w:r>
      <w:r w:rsidR="00067CD7" w:rsidRPr="00F95374">
        <w:rPr>
          <w:sz w:val="26"/>
          <w:szCs w:val="26"/>
        </w:rPr>
        <w:t>В</w:t>
      </w:r>
      <w:r w:rsidR="00553D60">
        <w:rPr>
          <w:sz w:val="26"/>
          <w:szCs w:val="26"/>
        </w:rPr>
        <w:t>остока плановых и програм</w:t>
      </w:r>
      <w:r w:rsidR="00067CD7" w:rsidRPr="00F95374">
        <w:rPr>
          <w:sz w:val="26"/>
          <w:szCs w:val="26"/>
        </w:rPr>
        <w:t>м</w:t>
      </w:r>
      <w:r w:rsidR="00553D60">
        <w:rPr>
          <w:sz w:val="26"/>
          <w:szCs w:val="26"/>
        </w:rPr>
        <w:t>но-целевых документов государственных корпораций, государственных компаний и иных организаций</w:t>
      </w:r>
      <w:r w:rsidR="007F73E8">
        <w:rPr>
          <w:sz w:val="26"/>
          <w:szCs w:val="26"/>
        </w:rPr>
        <w:t>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27.12.2002 № 184-ФЗ «О техническом регулировании»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26.06.2008 № 102-ФЗ «Об обеспечении единства измерений»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29.06.2015 № 162-ФЗ «О стандартизации в Российской Федерации»</w:t>
      </w:r>
    </w:p>
    <w:p w:rsidR="00C0794E" w:rsidRDefault="00C0794E" w:rsidP="00C079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C0794E">
        <w:rPr>
          <w:sz w:val="26"/>
          <w:szCs w:val="26"/>
        </w:rPr>
        <w:t>Методические рекомендации по оценке эффективности инвестиционных проектов (утверждены Министерством экономического развития РФ, Министерством промышленности и торговли РФ, Министерством строительства и жилищно-коммунального хозяйства РФ 21.06.1999 №</w:t>
      </w:r>
      <w:r w:rsidR="00CF4DD9">
        <w:rPr>
          <w:sz w:val="26"/>
          <w:szCs w:val="26"/>
        </w:rPr>
        <w:t xml:space="preserve"> </w:t>
      </w:r>
      <w:r w:rsidRPr="00C0794E">
        <w:rPr>
          <w:sz w:val="26"/>
          <w:szCs w:val="26"/>
        </w:rPr>
        <w:t>ВК</w:t>
      </w:r>
      <w:r w:rsidR="00CF4DD9">
        <w:rPr>
          <w:sz w:val="26"/>
          <w:szCs w:val="26"/>
        </w:rPr>
        <w:t xml:space="preserve"> </w:t>
      </w:r>
      <w:r w:rsidRPr="00C0794E">
        <w:rPr>
          <w:sz w:val="26"/>
          <w:szCs w:val="26"/>
        </w:rPr>
        <w:t>477</w:t>
      </w:r>
      <w:r w:rsidR="000C04CC">
        <w:rPr>
          <w:sz w:val="26"/>
          <w:szCs w:val="26"/>
        </w:rPr>
        <w:t>)</w:t>
      </w:r>
    </w:p>
    <w:p w:rsidR="00DC5532" w:rsidRDefault="00C65396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Приказ М</w:t>
      </w:r>
      <w:r w:rsidR="004F2471">
        <w:rPr>
          <w:sz w:val="26"/>
          <w:szCs w:val="26"/>
        </w:rPr>
        <w:t>инистерства строительства и жилищно-коммунального хозяйства</w:t>
      </w:r>
      <w:r>
        <w:rPr>
          <w:sz w:val="26"/>
          <w:szCs w:val="26"/>
        </w:rPr>
        <w:t xml:space="preserve"> </w:t>
      </w:r>
      <w:r w:rsidR="004F2471">
        <w:rPr>
          <w:sz w:val="26"/>
          <w:szCs w:val="26"/>
        </w:rPr>
        <w:t>РФ от 24.10.2017 №1470/</w:t>
      </w:r>
      <w:r>
        <w:rPr>
          <w:sz w:val="26"/>
          <w:szCs w:val="26"/>
        </w:rPr>
        <w:t>пр</w:t>
      </w:r>
      <w:r w:rsidR="004F2471">
        <w:rPr>
          <w:sz w:val="26"/>
          <w:szCs w:val="26"/>
        </w:rPr>
        <w:t xml:space="preserve"> «Об утверждении порядка формирования и ведения федерального реестра сметных нормативов» </w:t>
      </w:r>
    </w:p>
    <w:p w:rsidR="006642FD" w:rsidRPr="00DC5532" w:rsidRDefault="006642FD" w:rsidP="006642FD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6642FD">
        <w:rPr>
          <w:sz w:val="26"/>
          <w:szCs w:val="26"/>
        </w:rPr>
        <w:t xml:space="preserve">Положение о системе управления рисками АО «Концерн ВКО «Алмаз – Антей» </w:t>
      </w:r>
      <w:r w:rsidR="00BF3F9E" w:rsidRPr="00F95374">
        <w:rPr>
          <w:sz w:val="26"/>
          <w:szCs w:val="26"/>
        </w:rPr>
        <w:t>(</w:t>
      </w:r>
      <w:r w:rsidRPr="00F95374">
        <w:rPr>
          <w:sz w:val="26"/>
          <w:szCs w:val="26"/>
        </w:rPr>
        <w:t>утверждено Решением Совета директоров А</w:t>
      </w:r>
      <w:r w:rsidR="00BF3F9E" w:rsidRPr="00F95374">
        <w:rPr>
          <w:sz w:val="26"/>
          <w:szCs w:val="26"/>
        </w:rPr>
        <w:t xml:space="preserve">О «Концерн ВКО «Алмаз – Антей» </w:t>
      </w:r>
      <w:r w:rsidRPr="00F95374">
        <w:rPr>
          <w:sz w:val="26"/>
          <w:szCs w:val="26"/>
        </w:rPr>
        <w:t>протокол</w:t>
      </w:r>
      <w:r w:rsidR="00BF3F9E" w:rsidRPr="00F95374">
        <w:rPr>
          <w:sz w:val="26"/>
          <w:szCs w:val="26"/>
        </w:rPr>
        <w:t>ом</w:t>
      </w:r>
      <w:r w:rsidRPr="00F95374">
        <w:rPr>
          <w:sz w:val="26"/>
          <w:szCs w:val="26"/>
        </w:rPr>
        <w:t xml:space="preserve"> от 22 декабря</w:t>
      </w:r>
      <w:r w:rsidR="00BF3F9E" w:rsidRPr="00F95374">
        <w:rPr>
          <w:sz w:val="26"/>
          <w:szCs w:val="26"/>
        </w:rPr>
        <w:t xml:space="preserve"> </w:t>
      </w:r>
      <w:r w:rsidRPr="00F95374">
        <w:rPr>
          <w:sz w:val="26"/>
          <w:szCs w:val="26"/>
        </w:rPr>
        <w:t>2015 г. № 16–2015 СД)</w:t>
      </w:r>
    </w:p>
    <w:p w:rsidR="00B5087B" w:rsidRDefault="00C65396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BF3F9E">
        <w:rPr>
          <w:sz w:val="26"/>
          <w:szCs w:val="26"/>
        </w:rPr>
        <w:t>Постановление Правительства РФ от 01.01.2002 №1 «</w:t>
      </w:r>
      <w:r w:rsidR="00DC5532" w:rsidRPr="00BF3F9E">
        <w:rPr>
          <w:sz w:val="26"/>
          <w:szCs w:val="26"/>
        </w:rPr>
        <w:t>О классификации основных средств, включаемых в амортизационные группы</w:t>
      </w:r>
      <w:r w:rsidRPr="00BF3F9E">
        <w:rPr>
          <w:sz w:val="26"/>
          <w:szCs w:val="26"/>
        </w:rPr>
        <w:t>»</w:t>
      </w:r>
    </w:p>
    <w:p w:rsidR="00883721" w:rsidRPr="00883721" w:rsidRDefault="00AD25CD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C24CF">
        <w:rPr>
          <w:sz w:val="26"/>
          <w:szCs w:val="26"/>
          <w:lang w:eastAsia="en-US"/>
        </w:rPr>
        <w:t>Приказ Минрегионразвития РФ от 29.12.2009 №620</w:t>
      </w:r>
      <w:r w:rsidR="00883721">
        <w:rPr>
          <w:sz w:val="26"/>
          <w:szCs w:val="26"/>
          <w:lang w:eastAsia="en-US"/>
        </w:rPr>
        <w:t xml:space="preserve"> «</w:t>
      </w:r>
      <w:r w:rsidR="00883721">
        <w:t>Об утверждении методических указаний по применению справочников базовых цен на проектные работы в строительстве»</w:t>
      </w:r>
    </w:p>
    <w:p w:rsidR="00883721" w:rsidRPr="00883721" w:rsidRDefault="00386AD1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  <w:lang w:eastAsia="en-US"/>
        </w:rPr>
        <w:t>П</w:t>
      </w:r>
      <w:r w:rsidRPr="009C24CF">
        <w:rPr>
          <w:sz w:val="26"/>
          <w:szCs w:val="26"/>
          <w:lang w:eastAsia="en-US"/>
        </w:rPr>
        <w:t xml:space="preserve">риказ Минстроя </w:t>
      </w:r>
      <w:r>
        <w:rPr>
          <w:sz w:val="26"/>
          <w:szCs w:val="26"/>
          <w:lang w:eastAsia="en-US"/>
        </w:rPr>
        <w:t>России</w:t>
      </w:r>
      <w:r w:rsidRPr="009C24CF">
        <w:rPr>
          <w:sz w:val="26"/>
          <w:szCs w:val="26"/>
          <w:lang w:eastAsia="en-US"/>
        </w:rPr>
        <w:t xml:space="preserve"> от 13.07.2017 г. №868/пр</w:t>
      </w:r>
      <w:r>
        <w:rPr>
          <w:sz w:val="26"/>
          <w:szCs w:val="26"/>
          <w:lang w:eastAsia="en-US"/>
        </w:rPr>
        <w:t xml:space="preserve"> «Об утверждении укрупненных сметных нормативов»</w:t>
      </w:r>
    </w:p>
    <w:p w:rsidR="00AD25CD" w:rsidRDefault="00AD25CD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Pr="009659F8" w:rsidRDefault="009659F8" w:rsidP="009659F8">
      <w:pPr>
        <w:keepNext/>
        <w:tabs>
          <w:tab w:val="left" w:pos="3402"/>
          <w:tab w:val="left" w:pos="4111"/>
          <w:tab w:val="left" w:pos="4820"/>
          <w:tab w:val="left" w:pos="8364"/>
        </w:tabs>
        <w:jc w:val="center"/>
        <w:outlineLvl w:val="3"/>
        <w:rPr>
          <w:sz w:val="28"/>
          <w:szCs w:val="28"/>
        </w:rPr>
      </w:pPr>
    </w:p>
    <w:p w:rsidR="009659F8" w:rsidRPr="009659F8" w:rsidRDefault="009659F8" w:rsidP="009659F8">
      <w:pPr>
        <w:keepNext/>
        <w:tabs>
          <w:tab w:val="left" w:pos="3402"/>
          <w:tab w:val="left" w:pos="4111"/>
          <w:tab w:val="left" w:pos="4820"/>
          <w:tab w:val="left" w:pos="8364"/>
        </w:tabs>
        <w:jc w:val="center"/>
        <w:outlineLvl w:val="3"/>
        <w:rPr>
          <w:sz w:val="28"/>
          <w:szCs w:val="28"/>
        </w:rPr>
      </w:pPr>
      <w:r w:rsidRPr="009659F8">
        <w:rPr>
          <w:sz w:val="28"/>
          <w:szCs w:val="28"/>
        </w:rPr>
        <w:t>ЛИСТ РЕГИСТРАЦИИ ИЗМЕНЕНИЙ</w:t>
      </w:r>
    </w:p>
    <w:p w:rsidR="009659F8" w:rsidRPr="009659F8" w:rsidRDefault="009659F8" w:rsidP="009659F8">
      <w:pPr>
        <w:rPr>
          <w:b/>
          <w:sz w:val="22"/>
          <w:szCs w:val="22"/>
        </w:rPr>
      </w:pPr>
    </w:p>
    <w:tbl>
      <w:tblPr>
        <w:tblW w:w="10425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080"/>
        <w:gridCol w:w="1080"/>
        <w:gridCol w:w="953"/>
        <w:gridCol w:w="1063"/>
        <w:gridCol w:w="1044"/>
        <w:gridCol w:w="1080"/>
        <w:gridCol w:w="1530"/>
        <w:gridCol w:w="1080"/>
        <w:gridCol w:w="795"/>
      </w:tblGrid>
      <w:tr w:rsidR="009659F8" w:rsidRPr="009659F8" w:rsidTr="00920D18">
        <w:trPr>
          <w:cantSplit/>
          <w:trHeight w:val="536"/>
        </w:trPr>
        <w:tc>
          <w:tcPr>
            <w:tcW w:w="720" w:type="dxa"/>
            <w:vMerge w:val="restart"/>
            <w:vAlign w:val="center"/>
          </w:tcPr>
          <w:p w:rsidR="009659F8" w:rsidRPr="009659F8" w:rsidRDefault="009659F8" w:rsidP="009659F8">
            <w:pPr>
              <w:tabs>
                <w:tab w:val="left" w:pos="635"/>
              </w:tabs>
              <w:spacing w:before="120" w:after="120"/>
              <w:ind w:hanging="42"/>
            </w:pPr>
            <w:r w:rsidRPr="009659F8">
              <w:rPr>
                <w:sz w:val="22"/>
              </w:rPr>
              <w:t>Изм.</w:t>
            </w:r>
          </w:p>
        </w:tc>
        <w:tc>
          <w:tcPr>
            <w:tcW w:w="4176" w:type="dxa"/>
            <w:gridSpan w:val="4"/>
            <w:tcBorders>
              <w:bottom w:val="nil"/>
            </w:tcBorders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Номера листов (страниц)</w:t>
            </w:r>
          </w:p>
        </w:tc>
        <w:tc>
          <w:tcPr>
            <w:tcW w:w="1044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left="-57"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Всего листов (страниц) в докуме-</w:t>
            </w:r>
          </w:p>
          <w:p w:rsidR="009659F8" w:rsidRPr="009659F8" w:rsidRDefault="009659F8" w:rsidP="009659F8">
            <w:pPr>
              <w:spacing w:before="120" w:after="120"/>
              <w:ind w:left="-57"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нте</w:t>
            </w:r>
          </w:p>
        </w:tc>
        <w:tc>
          <w:tcPr>
            <w:tcW w:w="108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№ докумен-</w:t>
            </w:r>
          </w:p>
          <w:p w:rsidR="009659F8" w:rsidRPr="009659F8" w:rsidRDefault="009659F8" w:rsidP="009659F8">
            <w:pPr>
              <w:spacing w:before="120" w:after="120"/>
              <w:ind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та</w:t>
            </w:r>
          </w:p>
        </w:tc>
        <w:tc>
          <w:tcPr>
            <w:tcW w:w="153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Входящий № сопроводи-тельного      документа и дата</w:t>
            </w:r>
          </w:p>
        </w:tc>
        <w:tc>
          <w:tcPr>
            <w:tcW w:w="108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left="-57" w:right="-57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Подпись</w:t>
            </w:r>
          </w:p>
        </w:tc>
        <w:tc>
          <w:tcPr>
            <w:tcW w:w="795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Дата</w:t>
            </w:r>
          </w:p>
        </w:tc>
      </w:tr>
      <w:tr w:rsidR="009659F8" w:rsidRPr="009659F8" w:rsidTr="00920D18">
        <w:trPr>
          <w:cantSplit/>
          <w:trHeight w:val="967"/>
        </w:trPr>
        <w:tc>
          <w:tcPr>
            <w:tcW w:w="72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ind w:left="-32" w:right="-21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изменен-ных</w:t>
            </w: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заменен-ных</w:t>
            </w: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новых</w:t>
            </w: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аннули-рован-ных</w:t>
            </w:r>
          </w:p>
        </w:tc>
        <w:tc>
          <w:tcPr>
            <w:tcW w:w="1044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53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795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both"/>
              <w:rPr>
                <w:bCs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both"/>
              <w:rPr>
                <w:bCs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</w:tbl>
    <w:p w:rsidR="009659F8" w:rsidRPr="009659F8" w:rsidRDefault="009659F8" w:rsidP="009659F8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Cs/>
          <w:sz w:val="28"/>
          <w:szCs w:val="28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Pr="001B19C2" w:rsidRDefault="001B19C2" w:rsidP="001B19C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Cs/>
          <w:sz w:val="28"/>
          <w:szCs w:val="28"/>
        </w:rPr>
      </w:pPr>
      <w:r w:rsidRPr="001B19C2">
        <w:rPr>
          <w:bCs/>
          <w:sz w:val="28"/>
          <w:szCs w:val="28"/>
        </w:rPr>
        <w:lastRenderedPageBreak/>
        <w:t>ЛИСТ СОГЛАСОВАНИЯ</w:t>
      </w:r>
    </w:p>
    <w:p w:rsidR="00F14D39" w:rsidRPr="00DC5532" w:rsidRDefault="00F14D39" w:rsidP="00AD25CD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666893" cy="84105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04" cy="840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D39" w:rsidRPr="00DC5532" w:rsidSect="00DB52A6">
      <w:headerReference w:type="default" r:id="rId29"/>
      <w:pgSz w:w="11907" w:h="16840" w:code="9"/>
      <w:pgMar w:top="1134" w:right="680" w:bottom="902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CBC" w:rsidRDefault="008F2CBC">
      <w:r>
        <w:separator/>
      </w:r>
    </w:p>
  </w:endnote>
  <w:endnote w:type="continuationSeparator" w:id="0">
    <w:p w:rsidR="008F2CBC" w:rsidRDefault="008F2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hoolBook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D39" w:rsidRDefault="00F14D39" w:rsidP="00EB74D5">
    <w:pPr>
      <w:pStyle w:val="af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48</w:t>
    </w:r>
    <w:r>
      <w:rPr>
        <w:rStyle w:val="ad"/>
      </w:rPr>
      <w:fldChar w:fldCharType="end"/>
    </w:r>
  </w:p>
  <w:p w:rsidR="00F14D39" w:rsidRDefault="00F14D39" w:rsidP="0049429C">
    <w:pPr>
      <w:pStyle w:val="af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CBC" w:rsidRDefault="008F2CBC">
      <w:r>
        <w:separator/>
      </w:r>
    </w:p>
  </w:footnote>
  <w:footnote w:type="continuationSeparator" w:id="0">
    <w:p w:rsidR="008F2CBC" w:rsidRDefault="008F2CBC">
      <w:r>
        <w:continuationSeparator/>
      </w:r>
    </w:p>
  </w:footnote>
  <w:footnote w:id="1">
    <w:p w:rsidR="00F14D39" w:rsidRDefault="00F14D39" w:rsidP="00D6168C">
      <w:pPr>
        <w:pStyle w:val="affb"/>
        <w:ind w:firstLine="567"/>
      </w:pPr>
      <w:r>
        <w:rPr>
          <w:rStyle w:val="affd"/>
        </w:rPr>
        <w:t>*</w:t>
      </w:r>
      <w:r>
        <w:t xml:space="preserve"> </w:t>
      </w:r>
      <w:r w:rsidRPr="004474FB">
        <w:rPr>
          <w:rFonts w:ascii="Times New Roman" w:hAnsi="Times New Roman"/>
          <w:sz w:val="22"/>
          <w:szCs w:val="22"/>
        </w:rPr>
        <w:t>Характеристика проекта указывается в соответствии с приложением Е.</w:t>
      </w:r>
    </w:p>
  </w:footnote>
  <w:footnote w:id="2">
    <w:p w:rsidR="00F14D39" w:rsidRPr="00C15BC7" w:rsidRDefault="00F14D39">
      <w:pPr>
        <w:pStyle w:val="affb"/>
      </w:pPr>
      <w:r>
        <w:rPr>
          <w:rFonts w:ascii="Times New Roman" w:hAnsi="Times New Roman"/>
        </w:rPr>
        <w:t xml:space="preserve">* Характеристика проекта  указывается в соответствии с </w:t>
      </w:r>
      <w:r w:rsidRPr="00C15BC7">
        <w:rPr>
          <w:rFonts w:ascii="Times New Roman" w:hAnsi="Times New Roman"/>
        </w:rPr>
        <w:t>приложением Е, а так же номер редакции и дата</w:t>
      </w:r>
      <w:r>
        <w:rPr>
          <w:rFonts w:ascii="Times New Roman" w:hAnsi="Times New Roman"/>
        </w:rPr>
        <w:t xml:space="preserve"> подготовки документа</w:t>
      </w:r>
      <w:r w:rsidRPr="00C15BC7">
        <w:rPr>
          <w:rFonts w:ascii="Times New Roman" w:hAnsi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6D195F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9E495A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5FCBA7C0" wp14:editId="22EF5B73">
                <wp:extent cx="648414" cy="564204"/>
                <wp:effectExtent l="0" t="0" r="0" b="7620"/>
                <wp:docPr id="2" name="Рисунок 2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6D195F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</w:rPr>
            <w:t>СТ</w:t>
          </w:r>
          <w:r w:rsidRPr="00601C02">
            <w:rPr>
              <w:b/>
            </w:rPr>
            <w:t xml:space="preserve">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ие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9E0E9F">
            <w:rPr>
              <w:b/>
              <w:noProof/>
              <w:sz w:val="20"/>
              <w:szCs w:val="20"/>
            </w:rPr>
            <w:t>1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A404D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Pr="00E414F8" w:rsidRDefault="00F14D39" w:rsidP="00E11D07">
    <w:pPr>
      <w:pStyle w:val="af3"/>
      <w:tabs>
        <w:tab w:val="clear" w:pos="4677"/>
        <w:tab w:val="clear" w:pos="9355"/>
        <w:tab w:val="left" w:pos="4510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965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440"/>
      <w:gridCol w:w="3060"/>
      <w:gridCol w:w="2520"/>
      <w:gridCol w:w="1620"/>
      <w:gridCol w:w="1260"/>
      <w:gridCol w:w="2021"/>
      <w:gridCol w:w="2022"/>
      <w:gridCol w:w="2022"/>
    </w:tblGrid>
    <w:tr w:rsidR="00F14D39" w:rsidTr="00601C02">
      <w:tc>
        <w:tcPr>
          <w:tcW w:w="1440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3060" w:type="dxa"/>
          <w:shd w:val="clear" w:color="auto" w:fill="auto"/>
        </w:tcPr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ОТКРЫТОЕ АКЦИОНЕРНОЕ ОБЩЕСТВО «КОНЦЕРН ПВО </w:t>
          </w:r>
        </w:p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 -  АНТЕЙ»</w:t>
          </w:r>
        </w:p>
      </w:tc>
      <w:tc>
        <w:tcPr>
          <w:tcW w:w="2520" w:type="dxa"/>
          <w:shd w:val="clear" w:color="auto" w:fill="auto"/>
        </w:tcPr>
        <w:p w:rsidR="00F14D39" w:rsidRDefault="00F14D39" w:rsidP="00B73D5E">
          <w:pPr>
            <w:pStyle w:val="af3"/>
          </w:pPr>
        </w:p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СТП ИПВР 4.2 - 01 - 2005</w:t>
          </w:r>
        </w:p>
      </w:tc>
      <w:tc>
        <w:tcPr>
          <w:tcW w:w="1620" w:type="dxa"/>
          <w:shd w:val="clear" w:color="auto" w:fill="auto"/>
        </w:tcPr>
        <w:p w:rsidR="00F14D39" w:rsidRDefault="00F14D39" w:rsidP="00601C02">
          <w:pPr>
            <w:pStyle w:val="af3"/>
            <w:jc w:val="center"/>
          </w:pPr>
        </w:p>
        <w:p w:rsidR="00F14D39" w:rsidRDefault="00F14D39" w:rsidP="00601C02">
          <w:pPr>
            <w:pStyle w:val="af3"/>
            <w:jc w:val="center"/>
          </w:pPr>
          <w:r>
            <w:t>Выпуск 1</w:t>
          </w:r>
        </w:p>
        <w:p w:rsidR="00F14D39" w:rsidRDefault="00F14D39" w:rsidP="00601C02">
          <w:pPr>
            <w:pStyle w:val="af3"/>
            <w:jc w:val="center"/>
          </w:pPr>
          <w:r>
            <w:t>Изменение 0</w:t>
          </w:r>
        </w:p>
      </w:tc>
      <w:tc>
        <w:tcPr>
          <w:tcW w:w="1260" w:type="dxa"/>
          <w:shd w:val="clear" w:color="auto" w:fill="auto"/>
        </w:tcPr>
        <w:p w:rsidR="00F14D39" w:rsidRDefault="00F14D39" w:rsidP="00B73D5E">
          <w:pPr>
            <w:pStyle w:val="af3"/>
          </w:pPr>
        </w:p>
        <w:p w:rsidR="00F14D39" w:rsidRDefault="00F14D39" w:rsidP="00B73D5E">
          <w:pPr>
            <w:pStyle w:val="af3"/>
          </w:pPr>
          <w:r>
            <w:t xml:space="preserve">Лист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40</w:t>
          </w:r>
          <w:r>
            <w:fldChar w:fldCharType="end"/>
          </w:r>
          <w:r>
            <w:t xml:space="preserve"> </w:t>
          </w:r>
        </w:p>
        <w:p w:rsidR="00F14D39" w:rsidRDefault="00F14D39" w:rsidP="00B73D5E">
          <w:pPr>
            <w:pStyle w:val="af3"/>
          </w:pPr>
          <w:r>
            <w:t>Всего</w:t>
          </w:r>
        </w:p>
        <w:p w:rsidR="00F14D39" w:rsidRDefault="00F14D39" w:rsidP="00B73D5E">
          <w:pPr>
            <w:pStyle w:val="af3"/>
          </w:pPr>
          <w:r>
            <w:t xml:space="preserve">листов </w:t>
          </w:r>
          <w:r w:rsidR="008F2CBC">
            <w:rPr>
              <w:noProof/>
            </w:rPr>
            <w:fldChar w:fldCharType="begin"/>
          </w:r>
          <w:r w:rsidR="008F2CBC">
            <w:rPr>
              <w:noProof/>
            </w:rPr>
            <w:instrText xml:space="preserve"> NUMPAGES </w:instrText>
          </w:r>
          <w:r w:rsidR="008F2CBC">
            <w:rPr>
              <w:noProof/>
            </w:rPr>
            <w:fldChar w:fldCharType="separate"/>
          </w:r>
          <w:r>
            <w:rPr>
              <w:noProof/>
            </w:rPr>
            <w:t>65</w:t>
          </w:r>
          <w:r w:rsidR="008F2CBC">
            <w:rPr>
              <w:noProof/>
            </w:rPr>
            <w:fldChar w:fldCharType="end"/>
          </w:r>
        </w:p>
      </w:tc>
      <w:tc>
        <w:tcPr>
          <w:tcW w:w="2021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2022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2022" w:type="dxa"/>
          <w:shd w:val="clear" w:color="auto" w:fill="auto"/>
        </w:tcPr>
        <w:p w:rsidR="00F14D39" w:rsidRDefault="00F14D39">
          <w:pPr>
            <w:pStyle w:val="af3"/>
          </w:pPr>
        </w:p>
      </w:tc>
    </w:tr>
  </w:tbl>
  <w:p w:rsidR="00F14D39" w:rsidRDefault="00F14D39">
    <w:pPr>
      <w:pStyle w:val="af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090086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14D866FB" wp14:editId="4CF35644">
                <wp:extent cx="648414" cy="564204"/>
                <wp:effectExtent l="0" t="0" r="0" b="7620"/>
                <wp:docPr id="10" name="Рисунок 10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090086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9E0E9F">
            <w:rPr>
              <w:b/>
              <w:noProof/>
              <w:sz w:val="20"/>
              <w:szCs w:val="20"/>
            </w:rPr>
            <w:t>40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>
    <w:pPr>
      <w:pStyle w:val="af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CC6A13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61DFEBB8" wp14:editId="6662DB31">
                <wp:extent cx="648414" cy="564204"/>
                <wp:effectExtent l="0" t="0" r="0" b="7620"/>
                <wp:docPr id="11" name="Рисунок 11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9E0E9F">
            <w:rPr>
              <w:b/>
              <w:noProof/>
              <w:sz w:val="20"/>
              <w:szCs w:val="20"/>
            </w:rPr>
            <w:t>42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507B9E" w:rsidRDefault="00F14D39" w:rsidP="00507B9E">
          <w:pPr>
            <w:pStyle w:val="af3"/>
            <w:ind w:left="-108" w:right="-108"/>
            <w:jc w:val="center"/>
            <w:rPr>
              <w:b/>
              <w:sz w:val="20"/>
              <w:szCs w:val="20"/>
              <w:lang w:val="en-US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</w:t>
          </w:r>
          <w:r>
            <w:rPr>
              <w:b/>
              <w:sz w:val="20"/>
              <w:szCs w:val="20"/>
              <w:lang w:val="en-US"/>
            </w:rPr>
            <w:t>5</w:t>
          </w:r>
        </w:p>
      </w:tc>
    </w:tr>
  </w:tbl>
  <w:p w:rsidR="00F14D39" w:rsidRDefault="00F14D39">
    <w:pPr>
      <w:pStyle w:val="af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jc w:val="righ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181F13">
      <w:trPr>
        <w:trHeight w:val="1132"/>
        <w:jc w:val="right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0A19FC59" wp14:editId="21F2AACA">
                <wp:extent cx="648414" cy="564204"/>
                <wp:effectExtent l="0" t="0" r="0" b="7620"/>
                <wp:docPr id="12" name="Рисунок 12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9E0E9F">
            <w:rPr>
              <w:b/>
              <w:noProof/>
              <w:sz w:val="20"/>
              <w:szCs w:val="20"/>
            </w:rPr>
            <w:t>60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FC591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CC6A13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39588A36" wp14:editId="14BB1628">
                <wp:extent cx="648414" cy="564204"/>
                <wp:effectExtent l="0" t="0" r="0" b="7620"/>
                <wp:docPr id="53" name="Рисунок 53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9E0E9F">
            <w:rPr>
              <w:b/>
              <w:noProof/>
              <w:sz w:val="20"/>
              <w:szCs w:val="20"/>
            </w:rPr>
            <w:t>65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A404D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2"/>
    <w:multiLevelType w:val="singleLevel"/>
    <w:tmpl w:val="6CCE7F62"/>
    <w:lvl w:ilvl="0">
      <w:start w:val="1"/>
      <w:numFmt w:val="bullet"/>
      <w:pStyle w:val="a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1E969F1"/>
    <w:multiLevelType w:val="hybridMultilevel"/>
    <w:tmpl w:val="AB1E4C42"/>
    <w:lvl w:ilvl="0" w:tplc="9E98DF5E">
      <w:start w:val="1"/>
      <w:numFmt w:val="decimal"/>
      <w:pStyle w:val="241"/>
      <w:lvlText w:val="4.%1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2" w15:restartNumberingAfterBreak="0">
    <w:nsid w:val="079646E4"/>
    <w:multiLevelType w:val="hybridMultilevel"/>
    <w:tmpl w:val="AD7AC688"/>
    <w:lvl w:ilvl="0" w:tplc="0FE88444">
      <w:start w:val="1"/>
      <w:numFmt w:val="bullet"/>
      <w:lvlText w:val="-"/>
      <w:lvlJc w:val="left"/>
      <w:pPr>
        <w:ind w:left="720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0089C"/>
    <w:multiLevelType w:val="multilevel"/>
    <w:tmpl w:val="1E0E7A56"/>
    <w:styleLink w:val="a0"/>
    <w:lvl w:ilvl="0">
      <w:start w:val="1"/>
      <w:numFmt w:val="bullet"/>
      <w:pStyle w:val="a1"/>
      <w:lvlText w:val="—"/>
      <w:lvlJc w:val="left"/>
      <w:pPr>
        <w:tabs>
          <w:tab w:val="num" w:pos="480"/>
        </w:tabs>
        <w:ind w:left="480" w:hanging="320"/>
      </w:pPr>
      <w:rPr>
        <w:rFonts w:ascii="SchoolBook" w:hAnsi="SchoolBook" w:hint="default"/>
        <w:b w:val="0"/>
        <w:i w:val="0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880"/>
        </w:tabs>
        <w:ind w:left="880" w:hanging="240"/>
      </w:pPr>
      <w:rPr>
        <w:rFonts w:ascii="Symbol" w:hAnsi="Symbol" w:hint="default"/>
        <w:color w:val="auto"/>
      </w:rPr>
    </w:lvl>
    <w:lvl w:ilvl="2">
      <w:start w:val="1"/>
      <w:numFmt w:val="bullet"/>
      <w:lvlText w:val=""/>
      <w:lvlJc w:val="left"/>
      <w:pPr>
        <w:tabs>
          <w:tab w:val="num" w:pos="1200"/>
        </w:tabs>
        <w:ind w:left="1200" w:hanging="240"/>
      </w:pPr>
      <w:rPr>
        <w:rFonts w:ascii="Wingdings" w:hAnsi="Wingdings"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7F32BDE"/>
    <w:multiLevelType w:val="hybridMultilevel"/>
    <w:tmpl w:val="4678FBE8"/>
    <w:lvl w:ilvl="0" w:tplc="E124C71C">
      <w:start w:val="1"/>
      <w:numFmt w:val="decimal"/>
      <w:lvlText w:val="1.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42DF4"/>
    <w:multiLevelType w:val="multilevel"/>
    <w:tmpl w:val="5E5E9240"/>
    <w:lvl w:ilvl="0">
      <w:start w:val="1"/>
      <w:numFmt w:val="decimal"/>
      <w:pStyle w:val="11"/>
      <w:lvlText w:val="%1"/>
      <w:lvlJc w:val="left"/>
      <w:pPr>
        <w:ind w:left="1437" w:hanging="87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03" w:hanging="1800"/>
      </w:pPr>
      <w:rPr>
        <w:rFonts w:hint="default"/>
      </w:rPr>
    </w:lvl>
  </w:abstractNum>
  <w:abstractNum w:abstractNumId="6" w15:restartNumberingAfterBreak="0">
    <w:nsid w:val="10CE58E4"/>
    <w:multiLevelType w:val="hybridMultilevel"/>
    <w:tmpl w:val="4BB00D18"/>
    <w:lvl w:ilvl="0" w:tplc="7398E986">
      <w:start w:val="1"/>
      <w:numFmt w:val="decimal"/>
      <w:lvlText w:val="5.1.%1"/>
      <w:lvlJc w:val="left"/>
      <w:pPr>
        <w:ind w:left="1211" w:hanging="360"/>
      </w:pPr>
      <w:rPr>
        <w:rFonts w:hint="default"/>
      </w:rPr>
    </w:lvl>
    <w:lvl w:ilvl="1" w:tplc="2A1000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33C4C"/>
    <w:multiLevelType w:val="multilevel"/>
    <w:tmpl w:val="E1F04E4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26"/>
      </w:rPr>
    </w:lvl>
  </w:abstractNum>
  <w:abstractNum w:abstractNumId="8" w15:restartNumberingAfterBreak="0">
    <w:nsid w:val="162708AA"/>
    <w:multiLevelType w:val="hybridMultilevel"/>
    <w:tmpl w:val="2A043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85FE1"/>
    <w:multiLevelType w:val="hybridMultilevel"/>
    <w:tmpl w:val="29A4EBFC"/>
    <w:lvl w:ilvl="0" w:tplc="9CDAD5BC">
      <w:start w:val="1"/>
      <w:numFmt w:val="decimal"/>
      <w:lvlText w:val="3.1.%1"/>
      <w:lvlJc w:val="left"/>
      <w:pPr>
        <w:ind w:left="107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1D7B34D7"/>
    <w:multiLevelType w:val="multilevel"/>
    <w:tmpl w:val="F6DE632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1E4D300C"/>
    <w:multiLevelType w:val="hybridMultilevel"/>
    <w:tmpl w:val="48B474B6"/>
    <w:lvl w:ilvl="0" w:tplc="9646889C">
      <w:start w:val="1"/>
      <w:numFmt w:val="decimal"/>
      <w:lvlText w:val="5.6.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31CB9"/>
    <w:multiLevelType w:val="hybridMultilevel"/>
    <w:tmpl w:val="E1447AE8"/>
    <w:lvl w:ilvl="0" w:tplc="845AEA1C">
      <w:start w:val="1"/>
      <w:numFmt w:val="decimal"/>
      <w:lvlText w:val="2.1.%1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C57FD0"/>
    <w:multiLevelType w:val="hybridMultilevel"/>
    <w:tmpl w:val="B3240932"/>
    <w:lvl w:ilvl="0" w:tplc="9CDAD5BC">
      <w:start w:val="1"/>
      <w:numFmt w:val="decimal"/>
      <w:lvlText w:val="3.1.%1"/>
      <w:lvlJc w:val="left"/>
      <w:pPr>
        <w:ind w:left="51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 w15:restartNumberingAfterBreak="0">
    <w:nsid w:val="333F3BF6"/>
    <w:multiLevelType w:val="hybridMultilevel"/>
    <w:tmpl w:val="7C3C7EFA"/>
    <w:lvl w:ilvl="0" w:tplc="200A67EA">
      <w:start w:val="1"/>
      <w:numFmt w:val="decimal"/>
      <w:lvlText w:val="5.2.%1"/>
      <w:lvlJc w:val="left"/>
      <w:pPr>
        <w:ind w:left="1440" w:hanging="360"/>
      </w:pPr>
      <w:rPr>
        <w:rFonts w:hint="default"/>
      </w:rPr>
    </w:lvl>
    <w:lvl w:ilvl="1" w:tplc="F62CBEE8">
      <w:start w:val="1"/>
      <w:numFmt w:val="decimal"/>
      <w:lvlText w:val="5.3.%2"/>
      <w:lvlJc w:val="left"/>
      <w:pPr>
        <w:ind w:left="1495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2129E"/>
    <w:multiLevelType w:val="multilevel"/>
    <w:tmpl w:val="BBA2C886"/>
    <w:lvl w:ilvl="0">
      <w:start w:val="1"/>
      <w:numFmt w:val="decimal"/>
      <w:pStyle w:val="4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354D0F71"/>
    <w:multiLevelType w:val="multilevel"/>
    <w:tmpl w:val="6B8656B2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5FD5D8E"/>
    <w:multiLevelType w:val="hybridMultilevel"/>
    <w:tmpl w:val="5BBA882E"/>
    <w:lvl w:ilvl="0" w:tplc="D9C4D6C8">
      <w:start w:val="1"/>
      <w:numFmt w:val="decimal"/>
      <w:lvlText w:val="5.4.%1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72801"/>
    <w:multiLevelType w:val="multilevel"/>
    <w:tmpl w:val="F6DE632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3BEE4A9D"/>
    <w:multiLevelType w:val="hybridMultilevel"/>
    <w:tmpl w:val="15720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312ED"/>
    <w:multiLevelType w:val="hybridMultilevel"/>
    <w:tmpl w:val="2D207210"/>
    <w:lvl w:ilvl="0" w:tplc="200A67EA">
      <w:start w:val="1"/>
      <w:numFmt w:val="decimal"/>
      <w:lvlText w:val="5.2.%1"/>
      <w:lvlJc w:val="left"/>
      <w:pPr>
        <w:ind w:left="1440" w:hanging="360"/>
      </w:pPr>
      <w:rPr>
        <w:rFonts w:hint="default"/>
      </w:rPr>
    </w:lvl>
    <w:lvl w:ilvl="1" w:tplc="A202B776">
      <w:start w:val="1"/>
      <w:numFmt w:val="decimal"/>
      <w:lvlText w:val="5.5.%2"/>
      <w:lvlJc w:val="left"/>
      <w:pPr>
        <w:ind w:left="1440" w:hanging="360"/>
      </w:pPr>
      <w:rPr>
        <w:rFonts w:hint="default"/>
        <w:b w:val="0"/>
      </w:rPr>
    </w:lvl>
    <w:lvl w:ilvl="2" w:tplc="702CC634">
      <w:start w:val="2"/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 w:tplc="3428540E">
      <w:start w:val="1"/>
      <w:numFmt w:val="decimal"/>
      <w:lvlText w:val="%4)"/>
      <w:lvlJc w:val="left"/>
      <w:pPr>
        <w:ind w:left="2880" w:hanging="360"/>
      </w:pPr>
      <w:rPr>
        <w:rFonts w:ascii="Times New Roman" w:hAnsi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0F1025"/>
    <w:multiLevelType w:val="hybridMultilevel"/>
    <w:tmpl w:val="6B1A56EA"/>
    <w:styleLink w:val="1111111"/>
    <w:lvl w:ilvl="0" w:tplc="FFFFFFFF">
      <w:start w:val="1"/>
      <w:numFmt w:val="bullet"/>
      <w:lvlText w:val="-"/>
      <w:lvlJc w:val="left"/>
      <w:pPr>
        <w:tabs>
          <w:tab w:val="num" w:pos="284"/>
        </w:tabs>
        <w:ind w:left="284" w:hanging="28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2A20C0"/>
    <w:multiLevelType w:val="hybridMultilevel"/>
    <w:tmpl w:val="CC56BBB8"/>
    <w:lvl w:ilvl="0" w:tplc="3814BFFC">
      <w:start w:val="1"/>
      <w:numFmt w:val="decimal"/>
      <w:lvlText w:val="[%1]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3" w15:restartNumberingAfterBreak="0">
    <w:nsid w:val="3E7A1CAC"/>
    <w:multiLevelType w:val="hybridMultilevel"/>
    <w:tmpl w:val="28DC0296"/>
    <w:lvl w:ilvl="0" w:tplc="8E8C3316">
      <w:start w:val="2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066573C"/>
    <w:multiLevelType w:val="multilevel"/>
    <w:tmpl w:val="AFC48D1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25" w15:restartNumberingAfterBreak="0">
    <w:nsid w:val="428947ED"/>
    <w:multiLevelType w:val="multilevel"/>
    <w:tmpl w:val="AA0E86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6" w15:restartNumberingAfterBreak="0">
    <w:nsid w:val="43926F9F"/>
    <w:multiLevelType w:val="multilevel"/>
    <w:tmpl w:val="298C33F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45A17C5B"/>
    <w:multiLevelType w:val="multilevel"/>
    <w:tmpl w:val="20BE9F2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28" w15:restartNumberingAfterBreak="0">
    <w:nsid w:val="48036D85"/>
    <w:multiLevelType w:val="multilevel"/>
    <w:tmpl w:val="DFD44984"/>
    <w:lvl w:ilvl="0">
      <w:start w:val="3"/>
      <w:numFmt w:val="decimal"/>
      <w:lvlText w:val="%1"/>
      <w:lvlJc w:val="left"/>
      <w:pPr>
        <w:tabs>
          <w:tab w:val="num" w:pos="1415"/>
        </w:tabs>
        <w:ind w:left="1415" w:hanging="705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tabs>
          <w:tab w:val="num" w:pos="1415"/>
        </w:tabs>
        <w:ind w:left="141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a3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9" w15:restartNumberingAfterBreak="0">
    <w:nsid w:val="4B27653E"/>
    <w:multiLevelType w:val="hybridMultilevel"/>
    <w:tmpl w:val="C54EBF7E"/>
    <w:lvl w:ilvl="0" w:tplc="F3D4D4CC">
      <w:start w:val="1"/>
      <w:numFmt w:val="bullet"/>
      <w:pStyle w:val="a4"/>
      <w:lvlText w:val="-"/>
      <w:lvlJc w:val="left"/>
      <w:pPr>
        <w:tabs>
          <w:tab w:val="num" w:pos="1134"/>
        </w:tabs>
        <w:ind w:left="1134" w:hanging="567"/>
      </w:pPr>
      <w:rPr>
        <w:rFonts w:ascii="Times New Roman" w:hAnsi="Times New Roman" w:hint="default"/>
      </w:rPr>
    </w:lvl>
    <w:lvl w:ilvl="1" w:tplc="AAE8F19C">
      <w:start w:val="1"/>
      <w:numFmt w:val="bullet"/>
      <w:lvlText w:val="-"/>
      <w:lvlJc w:val="left"/>
      <w:pPr>
        <w:tabs>
          <w:tab w:val="num" w:pos="1647"/>
        </w:tabs>
        <w:ind w:left="1647" w:hanging="567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B87A16"/>
    <w:multiLevelType w:val="multilevel"/>
    <w:tmpl w:val="0419001F"/>
    <w:styleLink w:val="111111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1" w15:restartNumberingAfterBreak="0">
    <w:nsid w:val="53896657"/>
    <w:multiLevelType w:val="hybridMultilevel"/>
    <w:tmpl w:val="A45A85EA"/>
    <w:lvl w:ilvl="0" w:tplc="2B76D004">
      <w:start w:val="1"/>
      <w:numFmt w:val="decimal"/>
      <w:lvlText w:val="5.2.%1"/>
      <w:lvlJc w:val="left"/>
      <w:pPr>
        <w:tabs>
          <w:tab w:val="num" w:pos="-142"/>
        </w:tabs>
        <w:ind w:left="-142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351E0E"/>
    <w:multiLevelType w:val="hybridMultilevel"/>
    <w:tmpl w:val="4FC83D9E"/>
    <w:lvl w:ilvl="0" w:tplc="0FE88444">
      <w:start w:val="1"/>
      <w:numFmt w:val="bullet"/>
      <w:lvlText w:val="-"/>
      <w:lvlJc w:val="left"/>
      <w:pPr>
        <w:ind w:left="1428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63C773F"/>
    <w:multiLevelType w:val="hybridMultilevel"/>
    <w:tmpl w:val="253278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515663"/>
    <w:multiLevelType w:val="multilevel"/>
    <w:tmpl w:val="B3B48BA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594029F2"/>
    <w:multiLevelType w:val="hybridMultilevel"/>
    <w:tmpl w:val="DBFAC1C2"/>
    <w:lvl w:ilvl="0" w:tplc="0FE88444">
      <w:start w:val="1"/>
      <w:numFmt w:val="bullet"/>
      <w:lvlText w:val="-"/>
      <w:lvlJc w:val="left"/>
      <w:pPr>
        <w:ind w:left="644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1A2515F"/>
    <w:multiLevelType w:val="hybridMultilevel"/>
    <w:tmpl w:val="D77EA5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5331887"/>
    <w:multiLevelType w:val="hybridMultilevel"/>
    <w:tmpl w:val="AE965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33F1E"/>
    <w:multiLevelType w:val="hybridMultilevel"/>
    <w:tmpl w:val="0180D28E"/>
    <w:lvl w:ilvl="0" w:tplc="1C3690DA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6DB34890"/>
    <w:multiLevelType w:val="multilevel"/>
    <w:tmpl w:val="1E0E7A56"/>
    <w:numStyleLink w:val="a0"/>
  </w:abstractNum>
  <w:abstractNum w:abstractNumId="40" w15:restartNumberingAfterBreak="0">
    <w:nsid w:val="72B56A53"/>
    <w:multiLevelType w:val="hybridMultilevel"/>
    <w:tmpl w:val="0DFCE084"/>
    <w:lvl w:ilvl="0" w:tplc="233AF198">
      <w:start w:val="1"/>
      <w:numFmt w:val="decimal"/>
      <w:lvlText w:val="5.7.%1"/>
      <w:lvlJc w:val="left"/>
      <w:pPr>
        <w:ind w:left="16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F4542"/>
    <w:multiLevelType w:val="hybridMultilevel"/>
    <w:tmpl w:val="91087548"/>
    <w:lvl w:ilvl="0" w:tplc="582C2434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35BE3D2C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D12B316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EA7A1226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9C54C89E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E460E39C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6F4E8A5C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921476B4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603A02C4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29"/>
  </w:num>
  <w:num w:numId="4">
    <w:abstractNumId w:val="3"/>
  </w:num>
  <w:num w:numId="5">
    <w:abstractNumId w:val="39"/>
  </w:num>
  <w:num w:numId="6">
    <w:abstractNumId w:val="16"/>
  </w:num>
  <w:num w:numId="7">
    <w:abstractNumId w:val="1"/>
  </w:num>
  <w:num w:numId="8">
    <w:abstractNumId w:val="13"/>
  </w:num>
  <w:num w:numId="9">
    <w:abstractNumId w:val="9"/>
  </w:num>
  <w:num w:numId="10">
    <w:abstractNumId w:val="14"/>
  </w:num>
  <w:num w:numId="11">
    <w:abstractNumId w:val="35"/>
  </w:num>
  <w:num w:numId="12">
    <w:abstractNumId w:val="22"/>
  </w:num>
  <w:num w:numId="13">
    <w:abstractNumId w:val="20"/>
  </w:num>
  <w:num w:numId="14">
    <w:abstractNumId w:val="11"/>
  </w:num>
  <w:num w:numId="15">
    <w:abstractNumId w:val="6"/>
  </w:num>
  <w:num w:numId="16">
    <w:abstractNumId w:val="24"/>
  </w:num>
  <w:num w:numId="17">
    <w:abstractNumId w:val="34"/>
  </w:num>
  <w:num w:numId="18">
    <w:abstractNumId w:val="7"/>
  </w:num>
  <w:num w:numId="19">
    <w:abstractNumId w:val="27"/>
  </w:num>
  <w:num w:numId="20">
    <w:abstractNumId w:val="23"/>
  </w:num>
  <w:num w:numId="21">
    <w:abstractNumId w:val="4"/>
  </w:num>
  <w:num w:numId="22">
    <w:abstractNumId w:val="8"/>
  </w:num>
  <w:num w:numId="23">
    <w:abstractNumId w:val="21"/>
  </w:num>
  <w:num w:numId="24">
    <w:abstractNumId w:val="5"/>
  </w:num>
  <w:num w:numId="25">
    <w:abstractNumId w:val="30"/>
  </w:num>
  <w:num w:numId="26">
    <w:abstractNumId w:val="15"/>
  </w:num>
  <w:num w:numId="27">
    <w:abstractNumId w:val="41"/>
  </w:num>
  <w:num w:numId="28">
    <w:abstractNumId w:val="31"/>
  </w:num>
  <w:num w:numId="29">
    <w:abstractNumId w:val="17"/>
  </w:num>
  <w:num w:numId="30">
    <w:abstractNumId w:val="37"/>
  </w:num>
  <w:num w:numId="31">
    <w:abstractNumId w:val="33"/>
  </w:num>
  <w:num w:numId="32">
    <w:abstractNumId w:val="36"/>
  </w:num>
  <w:num w:numId="33">
    <w:abstractNumId w:val="26"/>
  </w:num>
  <w:num w:numId="34">
    <w:abstractNumId w:val="25"/>
  </w:num>
  <w:num w:numId="35">
    <w:abstractNumId w:val="10"/>
  </w:num>
  <w:num w:numId="36">
    <w:abstractNumId w:val="18"/>
  </w:num>
  <w:num w:numId="37">
    <w:abstractNumId w:val="2"/>
  </w:num>
  <w:num w:numId="38">
    <w:abstractNumId w:val="32"/>
  </w:num>
  <w:num w:numId="39">
    <w:abstractNumId w:val="38"/>
  </w:num>
  <w:num w:numId="40">
    <w:abstractNumId w:val="19"/>
  </w:num>
  <w:num w:numId="41">
    <w:abstractNumId w:val="40"/>
  </w:num>
  <w:num w:numId="42">
    <w:abstractNumId w:val="12"/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tsupport">
    <w15:presenceInfo w15:providerId="None" w15:userId="itsuppor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9"/>
  <w:hyphenationZone w:val="340"/>
  <w:doNotHyphenateCap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939"/>
    <w:rsid w:val="00000603"/>
    <w:rsid w:val="0000069D"/>
    <w:rsid w:val="000009D8"/>
    <w:rsid w:val="00000D04"/>
    <w:rsid w:val="000012E8"/>
    <w:rsid w:val="00001356"/>
    <w:rsid w:val="00001ECD"/>
    <w:rsid w:val="0000229B"/>
    <w:rsid w:val="00002339"/>
    <w:rsid w:val="00002B6D"/>
    <w:rsid w:val="0000311D"/>
    <w:rsid w:val="00003227"/>
    <w:rsid w:val="000034F7"/>
    <w:rsid w:val="0000358C"/>
    <w:rsid w:val="000037DA"/>
    <w:rsid w:val="0000417A"/>
    <w:rsid w:val="000045A6"/>
    <w:rsid w:val="00004A70"/>
    <w:rsid w:val="0000570E"/>
    <w:rsid w:val="0000586A"/>
    <w:rsid w:val="000058FF"/>
    <w:rsid w:val="000059C6"/>
    <w:rsid w:val="00006197"/>
    <w:rsid w:val="0000668E"/>
    <w:rsid w:val="00006742"/>
    <w:rsid w:val="0000687C"/>
    <w:rsid w:val="0000689E"/>
    <w:rsid w:val="000069C6"/>
    <w:rsid w:val="00007344"/>
    <w:rsid w:val="000073A9"/>
    <w:rsid w:val="000073B8"/>
    <w:rsid w:val="000073E5"/>
    <w:rsid w:val="00007720"/>
    <w:rsid w:val="000077A6"/>
    <w:rsid w:val="0000780A"/>
    <w:rsid w:val="00007E7B"/>
    <w:rsid w:val="00007E80"/>
    <w:rsid w:val="00010154"/>
    <w:rsid w:val="00010322"/>
    <w:rsid w:val="00010400"/>
    <w:rsid w:val="00010AC8"/>
    <w:rsid w:val="00010EE6"/>
    <w:rsid w:val="0001103B"/>
    <w:rsid w:val="00012015"/>
    <w:rsid w:val="0001265A"/>
    <w:rsid w:val="00013358"/>
    <w:rsid w:val="000135E5"/>
    <w:rsid w:val="000136CD"/>
    <w:rsid w:val="000142EE"/>
    <w:rsid w:val="0001454E"/>
    <w:rsid w:val="00014551"/>
    <w:rsid w:val="00014632"/>
    <w:rsid w:val="00014A21"/>
    <w:rsid w:val="00015081"/>
    <w:rsid w:val="000150EA"/>
    <w:rsid w:val="00015195"/>
    <w:rsid w:val="00015529"/>
    <w:rsid w:val="0001562C"/>
    <w:rsid w:val="000157CC"/>
    <w:rsid w:val="00015CC1"/>
    <w:rsid w:val="00015D00"/>
    <w:rsid w:val="000166AE"/>
    <w:rsid w:val="000171EC"/>
    <w:rsid w:val="000173ED"/>
    <w:rsid w:val="000208E6"/>
    <w:rsid w:val="00020BB2"/>
    <w:rsid w:val="00020DD9"/>
    <w:rsid w:val="00020E4D"/>
    <w:rsid w:val="000218E3"/>
    <w:rsid w:val="00022344"/>
    <w:rsid w:val="000224FA"/>
    <w:rsid w:val="00022543"/>
    <w:rsid w:val="000225B1"/>
    <w:rsid w:val="0002290A"/>
    <w:rsid w:val="00022989"/>
    <w:rsid w:val="00022EBF"/>
    <w:rsid w:val="00023988"/>
    <w:rsid w:val="000258A5"/>
    <w:rsid w:val="00025A55"/>
    <w:rsid w:val="000266AA"/>
    <w:rsid w:val="0002682B"/>
    <w:rsid w:val="00026B60"/>
    <w:rsid w:val="00026FB6"/>
    <w:rsid w:val="000270BB"/>
    <w:rsid w:val="00027D2C"/>
    <w:rsid w:val="000304ED"/>
    <w:rsid w:val="00030673"/>
    <w:rsid w:val="00030931"/>
    <w:rsid w:val="0003093C"/>
    <w:rsid w:val="00030E86"/>
    <w:rsid w:val="000310D2"/>
    <w:rsid w:val="0003112D"/>
    <w:rsid w:val="0003144D"/>
    <w:rsid w:val="00031D2C"/>
    <w:rsid w:val="000322FF"/>
    <w:rsid w:val="000323A9"/>
    <w:rsid w:val="000324A3"/>
    <w:rsid w:val="0003277F"/>
    <w:rsid w:val="00032BBA"/>
    <w:rsid w:val="00032C65"/>
    <w:rsid w:val="00032F00"/>
    <w:rsid w:val="00033258"/>
    <w:rsid w:val="00033387"/>
    <w:rsid w:val="0003347B"/>
    <w:rsid w:val="000336FA"/>
    <w:rsid w:val="00033BC3"/>
    <w:rsid w:val="00033D5C"/>
    <w:rsid w:val="00033E29"/>
    <w:rsid w:val="000340E0"/>
    <w:rsid w:val="0003414B"/>
    <w:rsid w:val="00034658"/>
    <w:rsid w:val="000347CC"/>
    <w:rsid w:val="00034AEE"/>
    <w:rsid w:val="00034D3D"/>
    <w:rsid w:val="00034D5F"/>
    <w:rsid w:val="00034DA7"/>
    <w:rsid w:val="00034EA0"/>
    <w:rsid w:val="00035340"/>
    <w:rsid w:val="000355E3"/>
    <w:rsid w:val="00035E0D"/>
    <w:rsid w:val="00035F00"/>
    <w:rsid w:val="0003607D"/>
    <w:rsid w:val="000361B4"/>
    <w:rsid w:val="0003639E"/>
    <w:rsid w:val="00036405"/>
    <w:rsid w:val="00036476"/>
    <w:rsid w:val="000364EA"/>
    <w:rsid w:val="00036506"/>
    <w:rsid w:val="000376AF"/>
    <w:rsid w:val="00037821"/>
    <w:rsid w:val="0003788D"/>
    <w:rsid w:val="00037C9A"/>
    <w:rsid w:val="00037CC7"/>
    <w:rsid w:val="00037D88"/>
    <w:rsid w:val="00037ED2"/>
    <w:rsid w:val="0004009A"/>
    <w:rsid w:val="0004038A"/>
    <w:rsid w:val="000404E9"/>
    <w:rsid w:val="00040508"/>
    <w:rsid w:val="0004053E"/>
    <w:rsid w:val="000405D8"/>
    <w:rsid w:val="000405E9"/>
    <w:rsid w:val="00040BC2"/>
    <w:rsid w:val="00040CF0"/>
    <w:rsid w:val="000412ED"/>
    <w:rsid w:val="00041CBB"/>
    <w:rsid w:val="000427B6"/>
    <w:rsid w:val="000428B3"/>
    <w:rsid w:val="00042BEC"/>
    <w:rsid w:val="0004319A"/>
    <w:rsid w:val="00043413"/>
    <w:rsid w:val="0004362C"/>
    <w:rsid w:val="000437B2"/>
    <w:rsid w:val="00043CF1"/>
    <w:rsid w:val="00043E68"/>
    <w:rsid w:val="000449D3"/>
    <w:rsid w:val="00044B32"/>
    <w:rsid w:val="00044DAF"/>
    <w:rsid w:val="0004508D"/>
    <w:rsid w:val="000459F5"/>
    <w:rsid w:val="00045CAB"/>
    <w:rsid w:val="00045CCD"/>
    <w:rsid w:val="0004627A"/>
    <w:rsid w:val="00046D69"/>
    <w:rsid w:val="00046DA9"/>
    <w:rsid w:val="00047458"/>
    <w:rsid w:val="00047476"/>
    <w:rsid w:val="000500D6"/>
    <w:rsid w:val="00050563"/>
    <w:rsid w:val="0005060D"/>
    <w:rsid w:val="00050B4A"/>
    <w:rsid w:val="00050DBE"/>
    <w:rsid w:val="00050FF1"/>
    <w:rsid w:val="0005145B"/>
    <w:rsid w:val="00051750"/>
    <w:rsid w:val="00051846"/>
    <w:rsid w:val="000519BB"/>
    <w:rsid w:val="00051B57"/>
    <w:rsid w:val="00051E84"/>
    <w:rsid w:val="00052692"/>
    <w:rsid w:val="0005311B"/>
    <w:rsid w:val="0005338C"/>
    <w:rsid w:val="00053511"/>
    <w:rsid w:val="00053A60"/>
    <w:rsid w:val="0005522F"/>
    <w:rsid w:val="00055750"/>
    <w:rsid w:val="00055C0C"/>
    <w:rsid w:val="00055FB7"/>
    <w:rsid w:val="00056389"/>
    <w:rsid w:val="000563DD"/>
    <w:rsid w:val="000567F2"/>
    <w:rsid w:val="0005682E"/>
    <w:rsid w:val="00056969"/>
    <w:rsid w:val="000569A0"/>
    <w:rsid w:val="000572CA"/>
    <w:rsid w:val="00057426"/>
    <w:rsid w:val="000600AB"/>
    <w:rsid w:val="000605CF"/>
    <w:rsid w:val="000609DD"/>
    <w:rsid w:val="00060A56"/>
    <w:rsid w:val="0006129E"/>
    <w:rsid w:val="00061936"/>
    <w:rsid w:val="0006194E"/>
    <w:rsid w:val="000622C8"/>
    <w:rsid w:val="000623F9"/>
    <w:rsid w:val="00062513"/>
    <w:rsid w:val="0006277B"/>
    <w:rsid w:val="00062A3C"/>
    <w:rsid w:val="00062AD1"/>
    <w:rsid w:val="00063420"/>
    <w:rsid w:val="000636AB"/>
    <w:rsid w:val="000637F3"/>
    <w:rsid w:val="00063905"/>
    <w:rsid w:val="00063BCC"/>
    <w:rsid w:val="00064BB9"/>
    <w:rsid w:val="0006530E"/>
    <w:rsid w:val="0006564B"/>
    <w:rsid w:val="00065999"/>
    <w:rsid w:val="00065A06"/>
    <w:rsid w:val="00065C25"/>
    <w:rsid w:val="00065D7D"/>
    <w:rsid w:val="00065E37"/>
    <w:rsid w:val="00066413"/>
    <w:rsid w:val="0006695A"/>
    <w:rsid w:val="0006695E"/>
    <w:rsid w:val="00066E08"/>
    <w:rsid w:val="0006721B"/>
    <w:rsid w:val="0006770B"/>
    <w:rsid w:val="0006794C"/>
    <w:rsid w:val="00067CA5"/>
    <w:rsid w:val="00067CD7"/>
    <w:rsid w:val="00067DF3"/>
    <w:rsid w:val="00067EDC"/>
    <w:rsid w:val="000707E0"/>
    <w:rsid w:val="00070B77"/>
    <w:rsid w:val="00070FA8"/>
    <w:rsid w:val="00071005"/>
    <w:rsid w:val="00071442"/>
    <w:rsid w:val="00071527"/>
    <w:rsid w:val="00071747"/>
    <w:rsid w:val="00071E84"/>
    <w:rsid w:val="00071F79"/>
    <w:rsid w:val="00072188"/>
    <w:rsid w:val="000726D3"/>
    <w:rsid w:val="00072BBB"/>
    <w:rsid w:val="000730CF"/>
    <w:rsid w:val="00073215"/>
    <w:rsid w:val="00073328"/>
    <w:rsid w:val="00073A28"/>
    <w:rsid w:val="000749B4"/>
    <w:rsid w:val="00074F90"/>
    <w:rsid w:val="000750FA"/>
    <w:rsid w:val="000756E8"/>
    <w:rsid w:val="00075C9B"/>
    <w:rsid w:val="000763D0"/>
    <w:rsid w:val="0007640C"/>
    <w:rsid w:val="000768F7"/>
    <w:rsid w:val="00076DEE"/>
    <w:rsid w:val="00077211"/>
    <w:rsid w:val="00077296"/>
    <w:rsid w:val="00077591"/>
    <w:rsid w:val="00077CBD"/>
    <w:rsid w:val="0008028C"/>
    <w:rsid w:val="000803BC"/>
    <w:rsid w:val="000805BD"/>
    <w:rsid w:val="00080A23"/>
    <w:rsid w:val="00080BC3"/>
    <w:rsid w:val="00080BD3"/>
    <w:rsid w:val="00080CC9"/>
    <w:rsid w:val="00081019"/>
    <w:rsid w:val="00081084"/>
    <w:rsid w:val="000810D2"/>
    <w:rsid w:val="00081113"/>
    <w:rsid w:val="0008123A"/>
    <w:rsid w:val="000813F7"/>
    <w:rsid w:val="00081894"/>
    <w:rsid w:val="00081B0B"/>
    <w:rsid w:val="00081DDD"/>
    <w:rsid w:val="000824C0"/>
    <w:rsid w:val="00082729"/>
    <w:rsid w:val="00082ACA"/>
    <w:rsid w:val="0008317F"/>
    <w:rsid w:val="0008327E"/>
    <w:rsid w:val="00083358"/>
    <w:rsid w:val="00083C5E"/>
    <w:rsid w:val="000848AE"/>
    <w:rsid w:val="00084A5F"/>
    <w:rsid w:val="00084DE5"/>
    <w:rsid w:val="000855B7"/>
    <w:rsid w:val="000861CA"/>
    <w:rsid w:val="000865EB"/>
    <w:rsid w:val="00086681"/>
    <w:rsid w:val="0008693C"/>
    <w:rsid w:val="00086DA0"/>
    <w:rsid w:val="00086DEE"/>
    <w:rsid w:val="000872DB"/>
    <w:rsid w:val="000873DA"/>
    <w:rsid w:val="000877C5"/>
    <w:rsid w:val="00087A05"/>
    <w:rsid w:val="00087F59"/>
    <w:rsid w:val="00090086"/>
    <w:rsid w:val="000903B6"/>
    <w:rsid w:val="00090ED9"/>
    <w:rsid w:val="00091742"/>
    <w:rsid w:val="00091F47"/>
    <w:rsid w:val="000921CB"/>
    <w:rsid w:val="000922A6"/>
    <w:rsid w:val="0009255D"/>
    <w:rsid w:val="00092BA7"/>
    <w:rsid w:val="0009330F"/>
    <w:rsid w:val="00093580"/>
    <w:rsid w:val="00093D6F"/>
    <w:rsid w:val="000941F3"/>
    <w:rsid w:val="00094390"/>
    <w:rsid w:val="00094847"/>
    <w:rsid w:val="00095378"/>
    <w:rsid w:val="00095891"/>
    <w:rsid w:val="000958FD"/>
    <w:rsid w:val="00095A88"/>
    <w:rsid w:val="00096132"/>
    <w:rsid w:val="000963F8"/>
    <w:rsid w:val="00096963"/>
    <w:rsid w:val="00096975"/>
    <w:rsid w:val="00096C92"/>
    <w:rsid w:val="00096FDB"/>
    <w:rsid w:val="000975BC"/>
    <w:rsid w:val="00097FD4"/>
    <w:rsid w:val="000A0431"/>
    <w:rsid w:val="000A097B"/>
    <w:rsid w:val="000A0D11"/>
    <w:rsid w:val="000A1006"/>
    <w:rsid w:val="000A115E"/>
    <w:rsid w:val="000A1435"/>
    <w:rsid w:val="000A1C93"/>
    <w:rsid w:val="000A2465"/>
    <w:rsid w:val="000A2506"/>
    <w:rsid w:val="000A2FE8"/>
    <w:rsid w:val="000A32C2"/>
    <w:rsid w:val="000A3387"/>
    <w:rsid w:val="000A3761"/>
    <w:rsid w:val="000A39A1"/>
    <w:rsid w:val="000A3CFA"/>
    <w:rsid w:val="000A45AB"/>
    <w:rsid w:val="000A46F4"/>
    <w:rsid w:val="000A47ED"/>
    <w:rsid w:val="000A4DC0"/>
    <w:rsid w:val="000A53D6"/>
    <w:rsid w:val="000A53DB"/>
    <w:rsid w:val="000A576D"/>
    <w:rsid w:val="000A5B9F"/>
    <w:rsid w:val="000A668F"/>
    <w:rsid w:val="000A6EF6"/>
    <w:rsid w:val="000A717E"/>
    <w:rsid w:val="000A7385"/>
    <w:rsid w:val="000A741D"/>
    <w:rsid w:val="000A74E9"/>
    <w:rsid w:val="000A7587"/>
    <w:rsid w:val="000A79DB"/>
    <w:rsid w:val="000A7D62"/>
    <w:rsid w:val="000A7F5F"/>
    <w:rsid w:val="000B040C"/>
    <w:rsid w:val="000B08D6"/>
    <w:rsid w:val="000B0DFD"/>
    <w:rsid w:val="000B1073"/>
    <w:rsid w:val="000B118D"/>
    <w:rsid w:val="000B1BC6"/>
    <w:rsid w:val="000B1CC2"/>
    <w:rsid w:val="000B1D5A"/>
    <w:rsid w:val="000B1E6D"/>
    <w:rsid w:val="000B1F52"/>
    <w:rsid w:val="000B1FAB"/>
    <w:rsid w:val="000B24D4"/>
    <w:rsid w:val="000B3978"/>
    <w:rsid w:val="000B399D"/>
    <w:rsid w:val="000B3AF4"/>
    <w:rsid w:val="000B4061"/>
    <w:rsid w:val="000B4715"/>
    <w:rsid w:val="000B4936"/>
    <w:rsid w:val="000B4B5F"/>
    <w:rsid w:val="000B4BD7"/>
    <w:rsid w:val="000B4F81"/>
    <w:rsid w:val="000B5068"/>
    <w:rsid w:val="000B56DB"/>
    <w:rsid w:val="000B5A50"/>
    <w:rsid w:val="000B5E29"/>
    <w:rsid w:val="000B5F53"/>
    <w:rsid w:val="000B61D2"/>
    <w:rsid w:val="000B63B8"/>
    <w:rsid w:val="000B63E7"/>
    <w:rsid w:val="000B63E9"/>
    <w:rsid w:val="000B6630"/>
    <w:rsid w:val="000B68F9"/>
    <w:rsid w:val="000B693D"/>
    <w:rsid w:val="000B6953"/>
    <w:rsid w:val="000B6B3D"/>
    <w:rsid w:val="000B726D"/>
    <w:rsid w:val="000B7B09"/>
    <w:rsid w:val="000C015E"/>
    <w:rsid w:val="000C04CC"/>
    <w:rsid w:val="000C05C4"/>
    <w:rsid w:val="000C0919"/>
    <w:rsid w:val="000C10A9"/>
    <w:rsid w:val="000C13E4"/>
    <w:rsid w:val="000C1596"/>
    <w:rsid w:val="000C1AE8"/>
    <w:rsid w:val="000C1B0B"/>
    <w:rsid w:val="000C1F19"/>
    <w:rsid w:val="000C216F"/>
    <w:rsid w:val="000C260C"/>
    <w:rsid w:val="000C26F5"/>
    <w:rsid w:val="000C2F72"/>
    <w:rsid w:val="000C317C"/>
    <w:rsid w:val="000C3792"/>
    <w:rsid w:val="000C3939"/>
    <w:rsid w:val="000C39AB"/>
    <w:rsid w:val="000C3D70"/>
    <w:rsid w:val="000C3F2F"/>
    <w:rsid w:val="000C427A"/>
    <w:rsid w:val="000C487C"/>
    <w:rsid w:val="000C4894"/>
    <w:rsid w:val="000C494D"/>
    <w:rsid w:val="000C4DCA"/>
    <w:rsid w:val="000C511A"/>
    <w:rsid w:val="000C5190"/>
    <w:rsid w:val="000C52C0"/>
    <w:rsid w:val="000C5B9D"/>
    <w:rsid w:val="000C5E95"/>
    <w:rsid w:val="000C6065"/>
    <w:rsid w:val="000C6168"/>
    <w:rsid w:val="000C68D7"/>
    <w:rsid w:val="000C6A0D"/>
    <w:rsid w:val="000C6C57"/>
    <w:rsid w:val="000C6FE7"/>
    <w:rsid w:val="000C708E"/>
    <w:rsid w:val="000C7277"/>
    <w:rsid w:val="000C739E"/>
    <w:rsid w:val="000C792D"/>
    <w:rsid w:val="000C7956"/>
    <w:rsid w:val="000C7A35"/>
    <w:rsid w:val="000C7C45"/>
    <w:rsid w:val="000C7C8A"/>
    <w:rsid w:val="000D0194"/>
    <w:rsid w:val="000D02E6"/>
    <w:rsid w:val="000D0717"/>
    <w:rsid w:val="000D0B77"/>
    <w:rsid w:val="000D0C0D"/>
    <w:rsid w:val="000D14F2"/>
    <w:rsid w:val="000D1857"/>
    <w:rsid w:val="000D1AB4"/>
    <w:rsid w:val="000D1CD4"/>
    <w:rsid w:val="000D1F4D"/>
    <w:rsid w:val="000D201A"/>
    <w:rsid w:val="000D270D"/>
    <w:rsid w:val="000D2B71"/>
    <w:rsid w:val="000D2EED"/>
    <w:rsid w:val="000D3274"/>
    <w:rsid w:val="000D363F"/>
    <w:rsid w:val="000D3DC0"/>
    <w:rsid w:val="000D4096"/>
    <w:rsid w:val="000D459D"/>
    <w:rsid w:val="000D4964"/>
    <w:rsid w:val="000D4DDF"/>
    <w:rsid w:val="000D4F99"/>
    <w:rsid w:val="000D5587"/>
    <w:rsid w:val="000D55D6"/>
    <w:rsid w:val="000D5DD4"/>
    <w:rsid w:val="000D5EA1"/>
    <w:rsid w:val="000D6293"/>
    <w:rsid w:val="000D643E"/>
    <w:rsid w:val="000D64F3"/>
    <w:rsid w:val="000D6555"/>
    <w:rsid w:val="000D6D64"/>
    <w:rsid w:val="000D725C"/>
    <w:rsid w:val="000D795C"/>
    <w:rsid w:val="000E0628"/>
    <w:rsid w:val="000E1096"/>
    <w:rsid w:val="000E10EF"/>
    <w:rsid w:val="000E111D"/>
    <w:rsid w:val="000E1398"/>
    <w:rsid w:val="000E18A8"/>
    <w:rsid w:val="000E19A8"/>
    <w:rsid w:val="000E1FE5"/>
    <w:rsid w:val="000E2EF0"/>
    <w:rsid w:val="000E2F86"/>
    <w:rsid w:val="000E3054"/>
    <w:rsid w:val="000E318F"/>
    <w:rsid w:val="000E32E7"/>
    <w:rsid w:val="000E330F"/>
    <w:rsid w:val="000E36BC"/>
    <w:rsid w:val="000E413F"/>
    <w:rsid w:val="000E4741"/>
    <w:rsid w:val="000E4DE1"/>
    <w:rsid w:val="000E516B"/>
    <w:rsid w:val="000E51B1"/>
    <w:rsid w:val="000E5534"/>
    <w:rsid w:val="000E5543"/>
    <w:rsid w:val="000E6056"/>
    <w:rsid w:val="000E63E8"/>
    <w:rsid w:val="000E654E"/>
    <w:rsid w:val="000E66E6"/>
    <w:rsid w:val="000E6EC0"/>
    <w:rsid w:val="000E6F35"/>
    <w:rsid w:val="000E6F6B"/>
    <w:rsid w:val="000E7F77"/>
    <w:rsid w:val="000E7FCF"/>
    <w:rsid w:val="000F083A"/>
    <w:rsid w:val="000F0D06"/>
    <w:rsid w:val="000F0D66"/>
    <w:rsid w:val="000F1291"/>
    <w:rsid w:val="000F13C1"/>
    <w:rsid w:val="000F205E"/>
    <w:rsid w:val="000F25C6"/>
    <w:rsid w:val="000F28EE"/>
    <w:rsid w:val="000F351D"/>
    <w:rsid w:val="000F3544"/>
    <w:rsid w:val="000F3E49"/>
    <w:rsid w:val="000F41D9"/>
    <w:rsid w:val="000F41EB"/>
    <w:rsid w:val="000F48FE"/>
    <w:rsid w:val="000F5698"/>
    <w:rsid w:val="000F596F"/>
    <w:rsid w:val="000F5B87"/>
    <w:rsid w:val="000F5F11"/>
    <w:rsid w:val="000F6823"/>
    <w:rsid w:val="000F69CE"/>
    <w:rsid w:val="000F7448"/>
    <w:rsid w:val="000F77DB"/>
    <w:rsid w:val="000F7C20"/>
    <w:rsid w:val="000F7C42"/>
    <w:rsid w:val="000F7D00"/>
    <w:rsid w:val="000F7D43"/>
    <w:rsid w:val="00100C42"/>
    <w:rsid w:val="001010FC"/>
    <w:rsid w:val="0010115B"/>
    <w:rsid w:val="00101B52"/>
    <w:rsid w:val="00101DFD"/>
    <w:rsid w:val="00102064"/>
    <w:rsid w:val="0010226C"/>
    <w:rsid w:val="00102600"/>
    <w:rsid w:val="001029AD"/>
    <w:rsid w:val="00103121"/>
    <w:rsid w:val="001032E0"/>
    <w:rsid w:val="00103895"/>
    <w:rsid w:val="00103E5A"/>
    <w:rsid w:val="00103F94"/>
    <w:rsid w:val="00103FF4"/>
    <w:rsid w:val="00104106"/>
    <w:rsid w:val="0010410D"/>
    <w:rsid w:val="00104730"/>
    <w:rsid w:val="00104A9D"/>
    <w:rsid w:val="00104C38"/>
    <w:rsid w:val="00104FBF"/>
    <w:rsid w:val="0010534F"/>
    <w:rsid w:val="00105582"/>
    <w:rsid w:val="00105D88"/>
    <w:rsid w:val="00105DD3"/>
    <w:rsid w:val="00105E39"/>
    <w:rsid w:val="00105F79"/>
    <w:rsid w:val="00106609"/>
    <w:rsid w:val="0010688A"/>
    <w:rsid w:val="001069AE"/>
    <w:rsid w:val="00106A20"/>
    <w:rsid w:val="00106D59"/>
    <w:rsid w:val="0010728A"/>
    <w:rsid w:val="00107452"/>
    <w:rsid w:val="00107995"/>
    <w:rsid w:val="00107CD3"/>
    <w:rsid w:val="00107E78"/>
    <w:rsid w:val="00107ED3"/>
    <w:rsid w:val="0011062C"/>
    <w:rsid w:val="0011095F"/>
    <w:rsid w:val="0011127B"/>
    <w:rsid w:val="00111B0F"/>
    <w:rsid w:val="00111E39"/>
    <w:rsid w:val="001128E5"/>
    <w:rsid w:val="00112AD8"/>
    <w:rsid w:val="00112CCD"/>
    <w:rsid w:val="00112D60"/>
    <w:rsid w:val="001132A4"/>
    <w:rsid w:val="001132D5"/>
    <w:rsid w:val="001133DE"/>
    <w:rsid w:val="00113620"/>
    <w:rsid w:val="00113D37"/>
    <w:rsid w:val="0011401D"/>
    <w:rsid w:val="00114751"/>
    <w:rsid w:val="00115055"/>
    <w:rsid w:val="001155AB"/>
    <w:rsid w:val="001155F1"/>
    <w:rsid w:val="001157D0"/>
    <w:rsid w:val="00115CB1"/>
    <w:rsid w:val="00115FD9"/>
    <w:rsid w:val="00116023"/>
    <w:rsid w:val="00116E3C"/>
    <w:rsid w:val="001175E6"/>
    <w:rsid w:val="001200A8"/>
    <w:rsid w:val="00120294"/>
    <w:rsid w:val="001204C2"/>
    <w:rsid w:val="001208FA"/>
    <w:rsid w:val="00120FEE"/>
    <w:rsid w:val="0012107D"/>
    <w:rsid w:val="0012125B"/>
    <w:rsid w:val="00121FD5"/>
    <w:rsid w:val="0012206A"/>
    <w:rsid w:val="001220A1"/>
    <w:rsid w:val="00122180"/>
    <w:rsid w:val="001226F1"/>
    <w:rsid w:val="0012281F"/>
    <w:rsid w:val="00122F25"/>
    <w:rsid w:val="0012340C"/>
    <w:rsid w:val="001234AE"/>
    <w:rsid w:val="00123AFF"/>
    <w:rsid w:val="00123D9A"/>
    <w:rsid w:val="00124181"/>
    <w:rsid w:val="0012469C"/>
    <w:rsid w:val="0012504F"/>
    <w:rsid w:val="001252D5"/>
    <w:rsid w:val="001256D4"/>
    <w:rsid w:val="00125743"/>
    <w:rsid w:val="00125C1E"/>
    <w:rsid w:val="0012602F"/>
    <w:rsid w:val="00126197"/>
    <w:rsid w:val="0012623E"/>
    <w:rsid w:val="00126904"/>
    <w:rsid w:val="00126F05"/>
    <w:rsid w:val="00127309"/>
    <w:rsid w:val="001273E0"/>
    <w:rsid w:val="00127CD8"/>
    <w:rsid w:val="00127D2D"/>
    <w:rsid w:val="00130233"/>
    <w:rsid w:val="00130851"/>
    <w:rsid w:val="00130FE9"/>
    <w:rsid w:val="00131370"/>
    <w:rsid w:val="00131480"/>
    <w:rsid w:val="001315E5"/>
    <w:rsid w:val="00131B9D"/>
    <w:rsid w:val="00131C1C"/>
    <w:rsid w:val="00131C6C"/>
    <w:rsid w:val="001322C2"/>
    <w:rsid w:val="001324D7"/>
    <w:rsid w:val="001325CF"/>
    <w:rsid w:val="001333D3"/>
    <w:rsid w:val="00133565"/>
    <w:rsid w:val="00133C1B"/>
    <w:rsid w:val="00133C57"/>
    <w:rsid w:val="0013403E"/>
    <w:rsid w:val="001343E3"/>
    <w:rsid w:val="001343EF"/>
    <w:rsid w:val="00134541"/>
    <w:rsid w:val="00134547"/>
    <w:rsid w:val="001345D0"/>
    <w:rsid w:val="00134923"/>
    <w:rsid w:val="0013507A"/>
    <w:rsid w:val="001351AC"/>
    <w:rsid w:val="001351EB"/>
    <w:rsid w:val="00135789"/>
    <w:rsid w:val="00135ECB"/>
    <w:rsid w:val="00136076"/>
    <w:rsid w:val="001360A5"/>
    <w:rsid w:val="0013613E"/>
    <w:rsid w:val="001364A1"/>
    <w:rsid w:val="00137CB7"/>
    <w:rsid w:val="00137D24"/>
    <w:rsid w:val="0014048A"/>
    <w:rsid w:val="00140856"/>
    <w:rsid w:val="00140A2C"/>
    <w:rsid w:val="00140A9E"/>
    <w:rsid w:val="00140BEF"/>
    <w:rsid w:val="00140E34"/>
    <w:rsid w:val="00140E3D"/>
    <w:rsid w:val="00141182"/>
    <w:rsid w:val="00141C6D"/>
    <w:rsid w:val="00141C98"/>
    <w:rsid w:val="00141CEB"/>
    <w:rsid w:val="00141F39"/>
    <w:rsid w:val="00141F74"/>
    <w:rsid w:val="00141FAB"/>
    <w:rsid w:val="00142795"/>
    <w:rsid w:val="00142B1B"/>
    <w:rsid w:val="00142F2F"/>
    <w:rsid w:val="00143128"/>
    <w:rsid w:val="00143624"/>
    <w:rsid w:val="00143BCA"/>
    <w:rsid w:val="0014406F"/>
    <w:rsid w:val="0014414A"/>
    <w:rsid w:val="00144506"/>
    <w:rsid w:val="00144819"/>
    <w:rsid w:val="0014482B"/>
    <w:rsid w:val="001451F2"/>
    <w:rsid w:val="00145508"/>
    <w:rsid w:val="00145F71"/>
    <w:rsid w:val="00145FE9"/>
    <w:rsid w:val="0014631F"/>
    <w:rsid w:val="001466EE"/>
    <w:rsid w:val="00146764"/>
    <w:rsid w:val="00146B2C"/>
    <w:rsid w:val="00146D2B"/>
    <w:rsid w:val="00147018"/>
    <w:rsid w:val="001472F6"/>
    <w:rsid w:val="00147353"/>
    <w:rsid w:val="001478FB"/>
    <w:rsid w:val="00147B7B"/>
    <w:rsid w:val="00147C80"/>
    <w:rsid w:val="00147CA1"/>
    <w:rsid w:val="001505F9"/>
    <w:rsid w:val="00150645"/>
    <w:rsid w:val="00150932"/>
    <w:rsid w:val="00150BAC"/>
    <w:rsid w:val="00150EC4"/>
    <w:rsid w:val="00150EC9"/>
    <w:rsid w:val="00151036"/>
    <w:rsid w:val="00151065"/>
    <w:rsid w:val="00151545"/>
    <w:rsid w:val="00151EA7"/>
    <w:rsid w:val="00151F06"/>
    <w:rsid w:val="0015225B"/>
    <w:rsid w:val="001525AB"/>
    <w:rsid w:val="001527D6"/>
    <w:rsid w:val="00152D7C"/>
    <w:rsid w:val="00152E1B"/>
    <w:rsid w:val="0015303F"/>
    <w:rsid w:val="001532A4"/>
    <w:rsid w:val="00153904"/>
    <w:rsid w:val="001539DB"/>
    <w:rsid w:val="00153E67"/>
    <w:rsid w:val="00154258"/>
    <w:rsid w:val="001543B8"/>
    <w:rsid w:val="00154BF4"/>
    <w:rsid w:val="00154F38"/>
    <w:rsid w:val="00154FB8"/>
    <w:rsid w:val="0015569A"/>
    <w:rsid w:val="0015595B"/>
    <w:rsid w:val="001559D2"/>
    <w:rsid w:val="001559E9"/>
    <w:rsid w:val="00155A64"/>
    <w:rsid w:val="00155F5E"/>
    <w:rsid w:val="001565D7"/>
    <w:rsid w:val="00156843"/>
    <w:rsid w:val="001576E2"/>
    <w:rsid w:val="00157834"/>
    <w:rsid w:val="00157A43"/>
    <w:rsid w:val="00157CDB"/>
    <w:rsid w:val="00157DA2"/>
    <w:rsid w:val="00160519"/>
    <w:rsid w:val="00160568"/>
    <w:rsid w:val="00160F42"/>
    <w:rsid w:val="00161073"/>
    <w:rsid w:val="001614D5"/>
    <w:rsid w:val="00161772"/>
    <w:rsid w:val="001617F5"/>
    <w:rsid w:val="001618E0"/>
    <w:rsid w:val="001618F4"/>
    <w:rsid w:val="00161B83"/>
    <w:rsid w:val="00161D1B"/>
    <w:rsid w:val="00162371"/>
    <w:rsid w:val="00162658"/>
    <w:rsid w:val="001627B9"/>
    <w:rsid w:val="00163662"/>
    <w:rsid w:val="0016382B"/>
    <w:rsid w:val="00163B49"/>
    <w:rsid w:val="00163F4E"/>
    <w:rsid w:val="00164072"/>
    <w:rsid w:val="00164365"/>
    <w:rsid w:val="001645A7"/>
    <w:rsid w:val="0016466D"/>
    <w:rsid w:val="0016468B"/>
    <w:rsid w:val="0016499C"/>
    <w:rsid w:val="00164D0D"/>
    <w:rsid w:val="00165479"/>
    <w:rsid w:val="00166248"/>
    <w:rsid w:val="0016642D"/>
    <w:rsid w:val="00166756"/>
    <w:rsid w:val="00166A26"/>
    <w:rsid w:val="00166D02"/>
    <w:rsid w:val="001703D1"/>
    <w:rsid w:val="001717C8"/>
    <w:rsid w:val="00171855"/>
    <w:rsid w:val="00172376"/>
    <w:rsid w:val="001723CA"/>
    <w:rsid w:val="001725FF"/>
    <w:rsid w:val="00172863"/>
    <w:rsid w:val="001730D6"/>
    <w:rsid w:val="00173138"/>
    <w:rsid w:val="00173185"/>
    <w:rsid w:val="00173283"/>
    <w:rsid w:val="0017361D"/>
    <w:rsid w:val="00173ACA"/>
    <w:rsid w:val="00173CDA"/>
    <w:rsid w:val="001742B0"/>
    <w:rsid w:val="001742FF"/>
    <w:rsid w:val="00174470"/>
    <w:rsid w:val="00174A22"/>
    <w:rsid w:val="00174C01"/>
    <w:rsid w:val="00174D11"/>
    <w:rsid w:val="00175610"/>
    <w:rsid w:val="00175919"/>
    <w:rsid w:val="00175E71"/>
    <w:rsid w:val="0017601D"/>
    <w:rsid w:val="001769AB"/>
    <w:rsid w:val="001769E8"/>
    <w:rsid w:val="00176F70"/>
    <w:rsid w:val="00177062"/>
    <w:rsid w:val="001773EC"/>
    <w:rsid w:val="001779B0"/>
    <w:rsid w:val="00177B10"/>
    <w:rsid w:val="00177B45"/>
    <w:rsid w:val="00177BBC"/>
    <w:rsid w:val="00177BE9"/>
    <w:rsid w:val="00180076"/>
    <w:rsid w:val="00180095"/>
    <w:rsid w:val="0018010E"/>
    <w:rsid w:val="00180D16"/>
    <w:rsid w:val="0018132B"/>
    <w:rsid w:val="00181355"/>
    <w:rsid w:val="00181456"/>
    <w:rsid w:val="001817A8"/>
    <w:rsid w:val="001818B7"/>
    <w:rsid w:val="00181908"/>
    <w:rsid w:val="0018192F"/>
    <w:rsid w:val="00181960"/>
    <w:rsid w:val="00181D85"/>
    <w:rsid w:val="00181F13"/>
    <w:rsid w:val="0018202B"/>
    <w:rsid w:val="001824DA"/>
    <w:rsid w:val="001828DF"/>
    <w:rsid w:val="001828E7"/>
    <w:rsid w:val="0018294F"/>
    <w:rsid w:val="00182D53"/>
    <w:rsid w:val="001830BF"/>
    <w:rsid w:val="001830D7"/>
    <w:rsid w:val="001831C8"/>
    <w:rsid w:val="0018335D"/>
    <w:rsid w:val="00183401"/>
    <w:rsid w:val="001834B2"/>
    <w:rsid w:val="00183646"/>
    <w:rsid w:val="00183740"/>
    <w:rsid w:val="00183C05"/>
    <w:rsid w:val="00183C49"/>
    <w:rsid w:val="0018434A"/>
    <w:rsid w:val="00184B1B"/>
    <w:rsid w:val="0018564F"/>
    <w:rsid w:val="001857C1"/>
    <w:rsid w:val="00185A37"/>
    <w:rsid w:val="00186412"/>
    <w:rsid w:val="00186E66"/>
    <w:rsid w:val="00186EAC"/>
    <w:rsid w:val="00187370"/>
    <w:rsid w:val="001904AC"/>
    <w:rsid w:val="00190AC7"/>
    <w:rsid w:val="00190BB5"/>
    <w:rsid w:val="00190E14"/>
    <w:rsid w:val="0019157A"/>
    <w:rsid w:val="0019199B"/>
    <w:rsid w:val="00191EE1"/>
    <w:rsid w:val="00192AAF"/>
    <w:rsid w:val="00192D53"/>
    <w:rsid w:val="001933B7"/>
    <w:rsid w:val="001933FE"/>
    <w:rsid w:val="00193652"/>
    <w:rsid w:val="0019389A"/>
    <w:rsid w:val="00194854"/>
    <w:rsid w:val="00194B6E"/>
    <w:rsid w:val="001953EC"/>
    <w:rsid w:val="001955EB"/>
    <w:rsid w:val="00195CEB"/>
    <w:rsid w:val="0019610F"/>
    <w:rsid w:val="00196D6C"/>
    <w:rsid w:val="0019735D"/>
    <w:rsid w:val="00197D92"/>
    <w:rsid w:val="001A0A7D"/>
    <w:rsid w:val="001A0AAC"/>
    <w:rsid w:val="001A0AF0"/>
    <w:rsid w:val="001A1D27"/>
    <w:rsid w:val="001A20FC"/>
    <w:rsid w:val="001A25EA"/>
    <w:rsid w:val="001A2656"/>
    <w:rsid w:val="001A299C"/>
    <w:rsid w:val="001A2EE2"/>
    <w:rsid w:val="001A33D6"/>
    <w:rsid w:val="001A36AE"/>
    <w:rsid w:val="001A3813"/>
    <w:rsid w:val="001A3F45"/>
    <w:rsid w:val="001A3FC0"/>
    <w:rsid w:val="001A54F4"/>
    <w:rsid w:val="001A5B52"/>
    <w:rsid w:val="001A6245"/>
    <w:rsid w:val="001A634F"/>
    <w:rsid w:val="001A6B10"/>
    <w:rsid w:val="001A6D4E"/>
    <w:rsid w:val="001A6DA5"/>
    <w:rsid w:val="001A75ED"/>
    <w:rsid w:val="001A7A5F"/>
    <w:rsid w:val="001B0129"/>
    <w:rsid w:val="001B09F7"/>
    <w:rsid w:val="001B0C98"/>
    <w:rsid w:val="001B0DC1"/>
    <w:rsid w:val="001B0F41"/>
    <w:rsid w:val="001B14B0"/>
    <w:rsid w:val="001B1793"/>
    <w:rsid w:val="001B19C2"/>
    <w:rsid w:val="001B270A"/>
    <w:rsid w:val="001B2B7F"/>
    <w:rsid w:val="001B2D6D"/>
    <w:rsid w:val="001B388F"/>
    <w:rsid w:val="001B39DD"/>
    <w:rsid w:val="001B3F2F"/>
    <w:rsid w:val="001B4515"/>
    <w:rsid w:val="001B45EF"/>
    <w:rsid w:val="001B4C88"/>
    <w:rsid w:val="001B50FA"/>
    <w:rsid w:val="001B536A"/>
    <w:rsid w:val="001B5417"/>
    <w:rsid w:val="001B542D"/>
    <w:rsid w:val="001B5466"/>
    <w:rsid w:val="001B5CF3"/>
    <w:rsid w:val="001B5DD0"/>
    <w:rsid w:val="001B6841"/>
    <w:rsid w:val="001B692D"/>
    <w:rsid w:val="001B6C4A"/>
    <w:rsid w:val="001B6C54"/>
    <w:rsid w:val="001B6E3A"/>
    <w:rsid w:val="001B6E98"/>
    <w:rsid w:val="001B7368"/>
    <w:rsid w:val="001B7448"/>
    <w:rsid w:val="001B774A"/>
    <w:rsid w:val="001B7758"/>
    <w:rsid w:val="001B797A"/>
    <w:rsid w:val="001B7D72"/>
    <w:rsid w:val="001C0097"/>
    <w:rsid w:val="001C0175"/>
    <w:rsid w:val="001C01F5"/>
    <w:rsid w:val="001C0A04"/>
    <w:rsid w:val="001C0E09"/>
    <w:rsid w:val="001C0EF7"/>
    <w:rsid w:val="001C1110"/>
    <w:rsid w:val="001C12FF"/>
    <w:rsid w:val="001C1AFA"/>
    <w:rsid w:val="001C1B59"/>
    <w:rsid w:val="001C1CB4"/>
    <w:rsid w:val="001C1DD5"/>
    <w:rsid w:val="001C1E67"/>
    <w:rsid w:val="001C1FD6"/>
    <w:rsid w:val="001C2721"/>
    <w:rsid w:val="001C2867"/>
    <w:rsid w:val="001C2C95"/>
    <w:rsid w:val="001C2D9F"/>
    <w:rsid w:val="001C2DE8"/>
    <w:rsid w:val="001C325A"/>
    <w:rsid w:val="001C33AE"/>
    <w:rsid w:val="001C41D6"/>
    <w:rsid w:val="001C496A"/>
    <w:rsid w:val="001C4B66"/>
    <w:rsid w:val="001C4F82"/>
    <w:rsid w:val="001C548A"/>
    <w:rsid w:val="001C6871"/>
    <w:rsid w:val="001C6990"/>
    <w:rsid w:val="001C69A0"/>
    <w:rsid w:val="001C6FC8"/>
    <w:rsid w:val="001C7936"/>
    <w:rsid w:val="001C7FC0"/>
    <w:rsid w:val="001D009E"/>
    <w:rsid w:val="001D04DF"/>
    <w:rsid w:val="001D078C"/>
    <w:rsid w:val="001D0962"/>
    <w:rsid w:val="001D0C09"/>
    <w:rsid w:val="001D1084"/>
    <w:rsid w:val="001D1D3B"/>
    <w:rsid w:val="001D3471"/>
    <w:rsid w:val="001D38F4"/>
    <w:rsid w:val="001D3B4B"/>
    <w:rsid w:val="001D46B7"/>
    <w:rsid w:val="001D4764"/>
    <w:rsid w:val="001D488B"/>
    <w:rsid w:val="001D5057"/>
    <w:rsid w:val="001D5968"/>
    <w:rsid w:val="001D59A6"/>
    <w:rsid w:val="001D5C80"/>
    <w:rsid w:val="001D5F22"/>
    <w:rsid w:val="001D6987"/>
    <w:rsid w:val="001D6BF5"/>
    <w:rsid w:val="001D79B8"/>
    <w:rsid w:val="001D7EE6"/>
    <w:rsid w:val="001D7F9D"/>
    <w:rsid w:val="001E025A"/>
    <w:rsid w:val="001E0652"/>
    <w:rsid w:val="001E0993"/>
    <w:rsid w:val="001E1222"/>
    <w:rsid w:val="001E13C8"/>
    <w:rsid w:val="001E1C9B"/>
    <w:rsid w:val="001E1D27"/>
    <w:rsid w:val="001E1EAA"/>
    <w:rsid w:val="001E2263"/>
    <w:rsid w:val="001E2895"/>
    <w:rsid w:val="001E2C1D"/>
    <w:rsid w:val="001E2CAE"/>
    <w:rsid w:val="001E2FF3"/>
    <w:rsid w:val="001E3A1B"/>
    <w:rsid w:val="001E3A84"/>
    <w:rsid w:val="001E3BF5"/>
    <w:rsid w:val="001E408E"/>
    <w:rsid w:val="001E4701"/>
    <w:rsid w:val="001E4743"/>
    <w:rsid w:val="001E4A0F"/>
    <w:rsid w:val="001E5955"/>
    <w:rsid w:val="001E5A46"/>
    <w:rsid w:val="001E5C13"/>
    <w:rsid w:val="001E5CA6"/>
    <w:rsid w:val="001E5EB4"/>
    <w:rsid w:val="001E5FED"/>
    <w:rsid w:val="001E661D"/>
    <w:rsid w:val="001E69B4"/>
    <w:rsid w:val="001E6CCF"/>
    <w:rsid w:val="001E7033"/>
    <w:rsid w:val="001E70BC"/>
    <w:rsid w:val="001E7287"/>
    <w:rsid w:val="001E792C"/>
    <w:rsid w:val="001E7B53"/>
    <w:rsid w:val="001F0287"/>
    <w:rsid w:val="001F059A"/>
    <w:rsid w:val="001F0E2D"/>
    <w:rsid w:val="001F0EBF"/>
    <w:rsid w:val="001F15B4"/>
    <w:rsid w:val="001F1738"/>
    <w:rsid w:val="001F1AFB"/>
    <w:rsid w:val="001F1BED"/>
    <w:rsid w:val="001F2127"/>
    <w:rsid w:val="001F2265"/>
    <w:rsid w:val="001F261E"/>
    <w:rsid w:val="001F2856"/>
    <w:rsid w:val="001F319D"/>
    <w:rsid w:val="001F3375"/>
    <w:rsid w:val="001F372E"/>
    <w:rsid w:val="001F3774"/>
    <w:rsid w:val="001F37D8"/>
    <w:rsid w:val="001F394F"/>
    <w:rsid w:val="001F3F6F"/>
    <w:rsid w:val="001F42A6"/>
    <w:rsid w:val="001F4B9C"/>
    <w:rsid w:val="001F4C3C"/>
    <w:rsid w:val="001F4E41"/>
    <w:rsid w:val="001F4FD3"/>
    <w:rsid w:val="001F5275"/>
    <w:rsid w:val="001F529E"/>
    <w:rsid w:val="001F5844"/>
    <w:rsid w:val="001F5DB5"/>
    <w:rsid w:val="001F6304"/>
    <w:rsid w:val="001F6326"/>
    <w:rsid w:val="001F705F"/>
    <w:rsid w:val="001F720D"/>
    <w:rsid w:val="001F7A11"/>
    <w:rsid w:val="001F7B52"/>
    <w:rsid w:val="002008E2"/>
    <w:rsid w:val="00200DB0"/>
    <w:rsid w:val="00200F1C"/>
    <w:rsid w:val="002010E5"/>
    <w:rsid w:val="0020117A"/>
    <w:rsid w:val="00201712"/>
    <w:rsid w:val="00201E33"/>
    <w:rsid w:val="00201F5B"/>
    <w:rsid w:val="00202035"/>
    <w:rsid w:val="00202087"/>
    <w:rsid w:val="00202514"/>
    <w:rsid w:val="00202F70"/>
    <w:rsid w:val="0020352F"/>
    <w:rsid w:val="002036B6"/>
    <w:rsid w:val="00203913"/>
    <w:rsid w:val="00203CCF"/>
    <w:rsid w:val="00203D9B"/>
    <w:rsid w:val="0020407A"/>
    <w:rsid w:val="002042E2"/>
    <w:rsid w:val="00205464"/>
    <w:rsid w:val="00205AFD"/>
    <w:rsid w:val="00206189"/>
    <w:rsid w:val="002063D6"/>
    <w:rsid w:val="00206BAF"/>
    <w:rsid w:val="0020729A"/>
    <w:rsid w:val="0020765B"/>
    <w:rsid w:val="00207A17"/>
    <w:rsid w:val="00207C8F"/>
    <w:rsid w:val="00207F0A"/>
    <w:rsid w:val="00210E58"/>
    <w:rsid w:val="002112A8"/>
    <w:rsid w:val="00211500"/>
    <w:rsid w:val="0021178B"/>
    <w:rsid w:val="00211BDD"/>
    <w:rsid w:val="00212194"/>
    <w:rsid w:val="0021231F"/>
    <w:rsid w:val="002133BB"/>
    <w:rsid w:val="002133FC"/>
    <w:rsid w:val="002137FD"/>
    <w:rsid w:val="00213A2B"/>
    <w:rsid w:val="00213E0E"/>
    <w:rsid w:val="00213F9D"/>
    <w:rsid w:val="00214279"/>
    <w:rsid w:val="0021433C"/>
    <w:rsid w:val="002146EB"/>
    <w:rsid w:val="00215350"/>
    <w:rsid w:val="00215860"/>
    <w:rsid w:val="002158F9"/>
    <w:rsid w:val="0021590B"/>
    <w:rsid w:val="00215B38"/>
    <w:rsid w:val="00215D42"/>
    <w:rsid w:val="00215F79"/>
    <w:rsid w:val="0021619F"/>
    <w:rsid w:val="0021668C"/>
    <w:rsid w:val="00217137"/>
    <w:rsid w:val="002171DA"/>
    <w:rsid w:val="00217395"/>
    <w:rsid w:val="002174EC"/>
    <w:rsid w:val="00217650"/>
    <w:rsid w:val="00217AF7"/>
    <w:rsid w:val="00217EE5"/>
    <w:rsid w:val="002205CB"/>
    <w:rsid w:val="0022118A"/>
    <w:rsid w:val="002218C0"/>
    <w:rsid w:val="00221F26"/>
    <w:rsid w:val="002224CF"/>
    <w:rsid w:val="00222B17"/>
    <w:rsid w:val="0022317C"/>
    <w:rsid w:val="00223688"/>
    <w:rsid w:val="0022383D"/>
    <w:rsid w:val="00223954"/>
    <w:rsid w:val="00223A73"/>
    <w:rsid w:val="00223C96"/>
    <w:rsid w:val="00224112"/>
    <w:rsid w:val="0022492C"/>
    <w:rsid w:val="00224BA5"/>
    <w:rsid w:val="00225343"/>
    <w:rsid w:val="00225791"/>
    <w:rsid w:val="00225846"/>
    <w:rsid w:val="0022592B"/>
    <w:rsid w:val="00225950"/>
    <w:rsid w:val="00225F76"/>
    <w:rsid w:val="00226280"/>
    <w:rsid w:val="002262DF"/>
    <w:rsid w:val="002263D7"/>
    <w:rsid w:val="002263DB"/>
    <w:rsid w:val="0022665A"/>
    <w:rsid w:val="00226FB8"/>
    <w:rsid w:val="002270FB"/>
    <w:rsid w:val="00227240"/>
    <w:rsid w:val="002276C9"/>
    <w:rsid w:val="00227848"/>
    <w:rsid w:val="00227BE9"/>
    <w:rsid w:val="00227EBF"/>
    <w:rsid w:val="00230443"/>
    <w:rsid w:val="00230557"/>
    <w:rsid w:val="00230565"/>
    <w:rsid w:val="002309C2"/>
    <w:rsid w:val="00230CE5"/>
    <w:rsid w:val="0023103F"/>
    <w:rsid w:val="00231335"/>
    <w:rsid w:val="00231337"/>
    <w:rsid w:val="00231FB4"/>
    <w:rsid w:val="0023217E"/>
    <w:rsid w:val="0023293C"/>
    <w:rsid w:val="0023365E"/>
    <w:rsid w:val="0023372C"/>
    <w:rsid w:val="00233876"/>
    <w:rsid w:val="00233958"/>
    <w:rsid w:val="00233A1E"/>
    <w:rsid w:val="00234589"/>
    <w:rsid w:val="002347AB"/>
    <w:rsid w:val="002348B4"/>
    <w:rsid w:val="00235FFF"/>
    <w:rsid w:val="0023684C"/>
    <w:rsid w:val="00236E11"/>
    <w:rsid w:val="0023760E"/>
    <w:rsid w:val="00237657"/>
    <w:rsid w:val="002408B9"/>
    <w:rsid w:val="002408F0"/>
    <w:rsid w:val="00240D7A"/>
    <w:rsid w:val="00240E0C"/>
    <w:rsid w:val="00241135"/>
    <w:rsid w:val="00241144"/>
    <w:rsid w:val="00241151"/>
    <w:rsid w:val="00241ADC"/>
    <w:rsid w:val="00241B76"/>
    <w:rsid w:val="0024293B"/>
    <w:rsid w:val="00242A78"/>
    <w:rsid w:val="00242B16"/>
    <w:rsid w:val="00243370"/>
    <w:rsid w:val="00243D16"/>
    <w:rsid w:val="00243D94"/>
    <w:rsid w:val="00244117"/>
    <w:rsid w:val="0024438C"/>
    <w:rsid w:val="002443F1"/>
    <w:rsid w:val="002445A7"/>
    <w:rsid w:val="002446BC"/>
    <w:rsid w:val="002448A5"/>
    <w:rsid w:val="002453E7"/>
    <w:rsid w:val="00246257"/>
    <w:rsid w:val="0024665F"/>
    <w:rsid w:val="00246F68"/>
    <w:rsid w:val="0024707E"/>
    <w:rsid w:val="00247C3A"/>
    <w:rsid w:val="00247F0C"/>
    <w:rsid w:val="002502E1"/>
    <w:rsid w:val="002506A5"/>
    <w:rsid w:val="00250DD1"/>
    <w:rsid w:val="00250EBD"/>
    <w:rsid w:val="00250FD8"/>
    <w:rsid w:val="00251487"/>
    <w:rsid w:val="002514CE"/>
    <w:rsid w:val="0025251B"/>
    <w:rsid w:val="002537DF"/>
    <w:rsid w:val="00253911"/>
    <w:rsid w:val="00254146"/>
    <w:rsid w:val="00254368"/>
    <w:rsid w:val="00254536"/>
    <w:rsid w:val="002547F8"/>
    <w:rsid w:val="00254A14"/>
    <w:rsid w:val="0025529B"/>
    <w:rsid w:val="002554A2"/>
    <w:rsid w:val="002561AF"/>
    <w:rsid w:val="00256282"/>
    <w:rsid w:val="0025635E"/>
    <w:rsid w:val="00256564"/>
    <w:rsid w:val="0025686B"/>
    <w:rsid w:val="00256B6C"/>
    <w:rsid w:val="00256DDA"/>
    <w:rsid w:val="00257283"/>
    <w:rsid w:val="0025759D"/>
    <w:rsid w:val="002576E4"/>
    <w:rsid w:val="0026025B"/>
    <w:rsid w:val="002608E6"/>
    <w:rsid w:val="00260BEF"/>
    <w:rsid w:val="00261A03"/>
    <w:rsid w:val="00261A5C"/>
    <w:rsid w:val="0026293D"/>
    <w:rsid w:val="00262ACF"/>
    <w:rsid w:val="00262B78"/>
    <w:rsid w:val="00262E31"/>
    <w:rsid w:val="002634CD"/>
    <w:rsid w:val="00263E31"/>
    <w:rsid w:val="002640C9"/>
    <w:rsid w:val="002640DE"/>
    <w:rsid w:val="00264223"/>
    <w:rsid w:val="0026425F"/>
    <w:rsid w:val="00264412"/>
    <w:rsid w:val="00264465"/>
    <w:rsid w:val="00265330"/>
    <w:rsid w:val="00265EBF"/>
    <w:rsid w:val="0026602F"/>
    <w:rsid w:val="00266648"/>
    <w:rsid w:val="0026692A"/>
    <w:rsid w:val="00266BF9"/>
    <w:rsid w:val="00266E8F"/>
    <w:rsid w:val="00267225"/>
    <w:rsid w:val="00267328"/>
    <w:rsid w:val="00267B25"/>
    <w:rsid w:val="00267E7E"/>
    <w:rsid w:val="00267EA3"/>
    <w:rsid w:val="00271078"/>
    <w:rsid w:val="0027118F"/>
    <w:rsid w:val="002713A7"/>
    <w:rsid w:val="002715DF"/>
    <w:rsid w:val="00271883"/>
    <w:rsid w:val="00271968"/>
    <w:rsid w:val="00271986"/>
    <w:rsid w:val="00271B2A"/>
    <w:rsid w:val="002720C5"/>
    <w:rsid w:val="00273205"/>
    <w:rsid w:val="00273AA1"/>
    <w:rsid w:val="00273E4A"/>
    <w:rsid w:val="00273E5D"/>
    <w:rsid w:val="00273F58"/>
    <w:rsid w:val="00273F7D"/>
    <w:rsid w:val="002740C4"/>
    <w:rsid w:val="00274158"/>
    <w:rsid w:val="0027469B"/>
    <w:rsid w:val="002747A9"/>
    <w:rsid w:val="002747EE"/>
    <w:rsid w:val="002748A7"/>
    <w:rsid w:val="00274BBF"/>
    <w:rsid w:val="00274C4A"/>
    <w:rsid w:val="00274DAE"/>
    <w:rsid w:val="00274EEC"/>
    <w:rsid w:val="00274F6C"/>
    <w:rsid w:val="00275A0F"/>
    <w:rsid w:val="00275A35"/>
    <w:rsid w:val="00275FD4"/>
    <w:rsid w:val="002762E5"/>
    <w:rsid w:val="0027636D"/>
    <w:rsid w:val="00276503"/>
    <w:rsid w:val="00276511"/>
    <w:rsid w:val="002765A6"/>
    <w:rsid w:val="00276816"/>
    <w:rsid w:val="00276D88"/>
    <w:rsid w:val="002770A9"/>
    <w:rsid w:val="0027731E"/>
    <w:rsid w:val="00277DA6"/>
    <w:rsid w:val="00280076"/>
    <w:rsid w:val="00280510"/>
    <w:rsid w:val="00280E1B"/>
    <w:rsid w:val="00280FB2"/>
    <w:rsid w:val="00281012"/>
    <w:rsid w:val="00281735"/>
    <w:rsid w:val="00281815"/>
    <w:rsid w:val="00281970"/>
    <w:rsid w:val="0028200A"/>
    <w:rsid w:val="002824BE"/>
    <w:rsid w:val="0028258A"/>
    <w:rsid w:val="0028291A"/>
    <w:rsid w:val="002829C7"/>
    <w:rsid w:val="002831D6"/>
    <w:rsid w:val="002833F7"/>
    <w:rsid w:val="00283586"/>
    <w:rsid w:val="002839C7"/>
    <w:rsid w:val="00283F8B"/>
    <w:rsid w:val="00284C97"/>
    <w:rsid w:val="00284E80"/>
    <w:rsid w:val="00284FEA"/>
    <w:rsid w:val="002857D1"/>
    <w:rsid w:val="002859DF"/>
    <w:rsid w:val="00285E8C"/>
    <w:rsid w:val="00285F06"/>
    <w:rsid w:val="00286075"/>
    <w:rsid w:val="002860D9"/>
    <w:rsid w:val="002862FD"/>
    <w:rsid w:val="0028646A"/>
    <w:rsid w:val="002866DB"/>
    <w:rsid w:val="00286ADB"/>
    <w:rsid w:val="00286EB8"/>
    <w:rsid w:val="00286FA9"/>
    <w:rsid w:val="002871EF"/>
    <w:rsid w:val="0028744D"/>
    <w:rsid w:val="00290271"/>
    <w:rsid w:val="00290B42"/>
    <w:rsid w:val="00290C77"/>
    <w:rsid w:val="00290D9D"/>
    <w:rsid w:val="00291755"/>
    <w:rsid w:val="00291B14"/>
    <w:rsid w:val="00291D15"/>
    <w:rsid w:val="002925A6"/>
    <w:rsid w:val="0029308C"/>
    <w:rsid w:val="0029386C"/>
    <w:rsid w:val="00293A00"/>
    <w:rsid w:val="00294846"/>
    <w:rsid w:val="00294C71"/>
    <w:rsid w:val="00294E51"/>
    <w:rsid w:val="002950B3"/>
    <w:rsid w:val="002953F1"/>
    <w:rsid w:val="002956A2"/>
    <w:rsid w:val="00295C8E"/>
    <w:rsid w:val="00295D47"/>
    <w:rsid w:val="002961FA"/>
    <w:rsid w:val="00296434"/>
    <w:rsid w:val="00296645"/>
    <w:rsid w:val="00296A0E"/>
    <w:rsid w:val="00296D8C"/>
    <w:rsid w:val="00296DC6"/>
    <w:rsid w:val="002970AC"/>
    <w:rsid w:val="002970AD"/>
    <w:rsid w:val="0029729D"/>
    <w:rsid w:val="002979C0"/>
    <w:rsid w:val="00297B27"/>
    <w:rsid w:val="00297F13"/>
    <w:rsid w:val="002A000B"/>
    <w:rsid w:val="002A006A"/>
    <w:rsid w:val="002A0506"/>
    <w:rsid w:val="002A05AE"/>
    <w:rsid w:val="002A0BE2"/>
    <w:rsid w:val="002A0FC9"/>
    <w:rsid w:val="002A131E"/>
    <w:rsid w:val="002A172F"/>
    <w:rsid w:val="002A1FFC"/>
    <w:rsid w:val="002A267B"/>
    <w:rsid w:val="002A2B0D"/>
    <w:rsid w:val="002A3206"/>
    <w:rsid w:val="002A33C9"/>
    <w:rsid w:val="002A37BA"/>
    <w:rsid w:val="002A3898"/>
    <w:rsid w:val="002A4194"/>
    <w:rsid w:val="002A421E"/>
    <w:rsid w:val="002A4E4D"/>
    <w:rsid w:val="002A573B"/>
    <w:rsid w:val="002A587E"/>
    <w:rsid w:val="002A5A9D"/>
    <w:rsid w:val="002A5C6E"/>
    <w:rsid w:val="002A649A"/>
    <w:rsid w:val="002A682B"/>
    <w:rsid w:val="002A68C5"/>
    <w:rsid w:val="002A7061"/>
    <w:rsid w:val="002A7C41"/>
    <w:rsid w:val="002A7F3A"/>
    <w:rsid w:val="002B0028"/>
    <w:rsid w:val="002B0139"/>
    <w:rsid w:val="002B066C"/>
    <w:rsid w:val="002B0777"/>
    <w:rsid w:val="002B1B56"/>
    <w:rsid w:val="002B1B7D"/>
    <w:rsid w:val="002B1BF4"/>
    <w:rsid w:val="002B1E15"/>
    <w:rsid w:val="002B1F81"/>
    <w:rsid w:val="002B1FC8"/>
    <w:rsid w:val="002B1FD6"/>
    <w:rsid w:val="002B2179"/>
    <w:rsid w:val="002B2419"/>
    <w:rsid w:val="002B24D5"/>
    <w:rsid w:val="002B2A29"/>
    <w:rsid w:val="002B368E"/>
    <w:rsid w:val="002B3ABF"/>
    <w:rsid w:val="002B3D4E"/>
    <w:rsid w:val="002B3EE6"/>
    <w:rsid w:val="002B40DA"/>
    <w:rsid w:val="002B457E"/>
    <w:rsid w:val="002B4875"/>
    <w:rsid w:val="002B5032"/>
    <w:rsid w:val="002B541F"/>
    <w:rsid w:val="002B5654"/>
    <w:rsid w:val="002B59F2"/>
    <w:rsid w:val="002B5CA1"/>
    <w:rsid w:val="002B5CD7"/>
    <w:rsid w:val="002B628D"/>
    <w:rsid w:val="002B6E60"/>
    <w:rsid w:val="002B746D"/>
    <w:rsid w:val="002B7AF7"/>
    <w:rsid w:val="002B7BCA"/>
    <w:rsid w:val="002B7D5D"/>
    <w:rsid w:val="002B7F8C"/>
    <w:rsid w:val="002C0168"/>
    <w:rsid w:val="002C02B5"/>
    <w:rsid w:val="002C09B0"/>
    <w:rsid w:val="002C0B65"/>
    <w:rsid w:val="002C0BDA"/>
    <w:rsid w:val="002C0D6E"/>
    <w:rsid w:val="002C11DD"/>
    <w:rsid w:val="002C1382"/>
    <w:rsid w:val="002C1E19"/>
    <w:rsid w:val="002C1E46"/>
    <w:rsid w:val="002C1F34"/>
    <w:rsid w:val="002C2549"/>
    <w:rsid w:val="002C25E0"/>
    <w:rsid w:val="002C28CD"/>
    <w:rsid w:val="002C2CFA"/>
    <w:rsid w:val="002C2EE0"/>
    <w:rsid w:val="002C2F14"/>
    <w:rsid w:val="002C2FD1"/>
    <w:rsid w:val="002C30A3"/>
    <w:rsid w:val="002C38F7"/>
    <w:rsid w:val="002C3D3A"/>
    <w:rsid w:val="002C4006"/>
    <w:rsid w:val="002C40B9"/>
    <w:rsid w:val="002C41A5"/>
    <w:rsid w:val="002C4580"/>
    <w:rsid w:val="002C4595"/>
    <w:rsid w:val="002C4787"/>
    <w:rsid w:val="002C4C96"/>
    <w:rsid w:val="002C4F97"/>
    <w:rsid w:val="002C525B"/>
    <w:rsid w:val="002C54DD"/>
    <w:rsid w:val="002C5A85"/>
    <w:rsid w:val="002C5E7F"/>
    <w:rsid w:val="002C602F"/>
    <w:rsid w:val="002C603D"/>
    <w:rsid w:val="002C6465"/>
    <w:rsid w:val="002C6679"/>
    <w:rsid w:val="002C67C1"/>
    <w:rsid w:val="002C692B"/>
    <w:rsid w:val="002C6B1C"/>
    <w:rsid w:val="002C6D75"/>
    <w:rsid w:val="002C7595"/>
    <w:rsid w:val="002C7790"/>
    <w:rsid w:val="002C790D"/>
    <w:rsid w:val="002C7A21"/>
    <w:rsid w:val="002D016C"/>
    <w:rsid w:val="002D0698"/>
    <w:rsid w:val="002D098F"/>
    <w:rsid w:val="002D153B"/>
    <w:rsid w:val="002D1D15"/>
    <w:rsid w:val="002D1DC5"/>
    <w:rsid w:val="002D2045"/>
    <w:rsid w:val="002D2259"/>
    <w:rsid w:val="002D236D"/>
    <w:rsid w:val="002D2410"/>
    <w:rsid w:val="002D2728"/>
    <w:rsid w:val="002D2860"/>
    <w:rsid w:val="002D2C42"/>
    <w:rsid w:val="002D3A07"/>
    <w:rsid w:val="002D3AB7"/>
    <w:rsid w:val="002D3C56"/>
    <w:rsid w:val="002D3D1B"/>
    <w:rsid w:val="002D3D5A"/>
    <w:rsid w:val="002D3D8E"/>
    <w:rsid w:val="002D40AB"/>
    <w:rsid w:val="002D45D3"/>
    <w:rsid w:val="002D4B7F"/>
    <w:rsid w:val="002D4DBD"/>
    <w:rsid w:val="002D5126"/>
    <w:rsid w:val="002D609D"/>
    <w:rsid w:val="002D622E"/>
    <w:rsid w:val="002D69C5"/>
    <w:rsid w:val="002D6A42"/>
    <w:rsid w:val="002D6F51"/>
    <w:rsid w:val="002D7608"/>
    <w:rsid w:val="002D7B76"/>
    <w:rsid w:val="002D7D47"/>
    <w:rsid w:val="002D7ED1"/>
    <w:rsid w:val="002D7F16"/>
    <w:rsid w:val="002E0521"/>
    <w:rsid w:val="002E07BD"/>
    <w:rsid w:val="002E0BB2"/>
    <w:rsid w:val="002E0D80"/>
    <w:rsid w:val="002E1003"/>
    <w:rsid w:val="002E10B0"/>
    <w:rsid w:val="002E134E"/>
    <w:rsid w:val="002E1418"/>
    <w:rsid w:val="002E18D2"/>
    <w:rsid w:val="002E1D8C"/>
    <w:rsid w:val="002E1F39"/>
    <w:rsid w:val="002E209E"/>
    <w:rsid w:val="002E2251"/>
    <w:rsid w:val="002E274D"/>
    <w:rsid w:val="002E2803"/>
    <w:rsid w:val="002E2B8E"/>
    <w:rsid w:val="002E2DF3"/>
    <w:rsid w:val="002E2FE8"/>
    <w:rsid w:val="002E3644"/>
    <w:rsid w:val="002E3660"/>
    <w:rsid w:val="002E3D2B"/>
    <w:rsid w:val="002E3E33"/>
    <w:rsid w:val="002E41E6"/>
    <w:rsid w:val="002E4D44"/>
    <w:rsid w:val="002E5247"/>
    <w:rsid w:val="002E553D"/>
    <w:rsid w:val="002E57FA"/>
    <w:rsid w:val="002E5B84"/>
    <w:rsid w:val="002E6215"/>
    <w:rsid w:val="002E6FF9"/>
    <w:rsid w:val="002E755B"/>
    <w:rsid w:val="002E77A0"/>
    <w:rsid w:val="002F081F"/>
    <w:rsid w:val="002F0D39"/>
    <w:rsid w:val="002F0E6F"/>
    <w:rsid w:val="002F120D"/>
    <w:rsid w:val="002F1C8A"/>
    <w:rsid w:val="002F2578"/>
    <w:rsid w:val="002F314F"/>
    <w:rsid w:val="002F37A9"/>
    <w:rsid w:val="002F3E44"/>
    <w:rsid w:val="002F434A"/>
    <w:rsid w:val="002F48B2"/>
    <w:rsid w:val="002F48BA"/>
    <w:rsid w:val="002F4914"/>
    <w:rsid w:val="002F4C7E"/>
    <w:rsid w:val="002F4D93"/>
    <w:rsid w:val="002F4E84"/>
    <w:rsid w:val="002F4F6E"/>
    <w:rsid w:val="002F5616"/>
    <w:rsid w:val="002F589C"/>
    <w:rsid w:val="002F5A55"/>
    <w:rsid w:val="002F5B06"/>
    <w:rsid w:val="002F5BBE"/>
    <w:rsid w:val="002F5C8F"/>
    <w:rsid w:val="002F5FAA"/>
    <w:rsid w:val="002F6033"/>
    <w:rsid w:val="002F610A"/>
    <w:rsid w:val="002F615C"/>
    <w:rsid w:val="002F6180"/>
    <w:rsid w:val="002F6266"/>
    <w:rsid w:val="002F670F"/>
    <w:rsid w:val="002F6993"/>
    <w:rsid w:val="002F6D81"/>
    <w:rsid w:val="002F7229"/>
    <w:rsid w:val="002F72E2"/>
    <w:rsid w:val="002F7692"/>
    <w:rsid w:val="002F7772"/>
    <w:rsid w:val="002F7CCD"/>
    <w:rsid w:val="002F7D7A"/>
    <w:rsid w:val="00301189"/>
    <w:rsid w:val="003017F2"/>
    <w:rsid w:val="00302017"/>
    <w:rsid w:val="0030260F"/>
    <w:rsid w:val="00302750"/>
    <w:rsid w:val="003029F3"/>
    <w:rsid w:val="00302B26"/>
    <w:rsid w:val="00302F52"/>
    <w:rsid w:val="003048F3"/>
    <w:rsid w:val="00304B15"/>
    <w:rsid w:val="00304B7C"/>
    <w:rsid w:val="00304C9D"/>
    <w:rsid w:val="003053F8"/>
    <w:rsid w:val="003054E3"/>
    <w:rsid w:val="003059AA"/>
    <w:rsid w:val="003067C8"/>
    <w:rsid w:val="00306C03"/>
    <w:rsid w:val="0030717B"/>
    <w:rsid w:val="00307BDC"/>
    <w:rsid w:val="00310A1A"/>
    <w:rsid w:val="00310A58"/>
    <w:rsid w:val="00310FC0"/>
    <w:rsid w:val="00311017"/>
    <w:rsid w:val="003110D5"/>
    <w:rsid w:val="003114ED"/>
    <w:rsid w:val="00311711"/>
    <w:rsid w:val="00312293"/>
    <w:rsid w:val="0031253D"/>
    <w:rsid w:val="00312843"/>
    <w:rsid w:val="00312A59"/>
    <w:rsid w:val="00312ADE"/>
    <w:rsid w:val="00312B6B"/>
    <w:rsid w:val="00312BB8"/>
    <w:rsid w:val="00312D7F"/>
    <w:rsid w:val="00312ED2"/>
    <w:rsid w:val="00313041"/>
    <w:rsid w:val="00313358"/>
    <w:rsid w:val="003133A2"/>
    <w:rsid w:val="00313801"/>
    <w:rsid w:val="00313BD6"/>
    <w:rsid w:val="00313C03"/>
    <w:rsid w:val="003141F6"/>
    <w:rsid w:val="003142DB"/>
    <w:rsid w:val="00314302"/>
    <w:rsid w:val="0031436D"/>
    <w:rsid w:val="003148DE"/>
    <w:rsid w:val="00314AB4"/>
    <w:rsid w:val="00314D26"/>
    <w:rsid w:val="00314ECE"/>
    <w:rsid w:val="00314F69"/>
    <w:rsid w:val="00315090"/>
    <w:rsid w:val="003150CF"/>
    <w:rsid w:val="003152FF"/>
    <w:rsid w:val="003153B9"/>
    <w:rsid w:val="0031599A"/>
    <w:rsid w:val="0031618C"/>
    <w:rsid w:val="003161F1"/>
    <w:rsid w:val="00316367"/>
    <w:rsid w:val="00316669"/>
    <w:rsid w:val="00316A9A"/>
    <w:rsid w:val="00316BEB"/>
    <w:rsid w:val="00316C23"/>
    <w:rsid w:val="00316F6F"/>
    <w:rsid w:val="00317024"/>
    <w:rsid w:val="0031713B"/>
    <w:rsid w:val="00317537"/>
    <w:rsid w:val="0031757F"/>
    <w:rsid w:val="0031762F"/>
    <w:rsid w:val="00317CBC"/>
    <w:rsid w:val="00317DDC"/>
    <w:rsid w:val="00317FE6"/>
    <w:rsid w:val="0032090E"/>
    <w:rsid w:val="00320BE2"/>
    <w:rsid w:val="0032116D"/>
    <w:rsid w:val="00321215"/>
    <w:rsid w:val="0032151D"/>
    <w:rsid w:val="003217E4"/>
    <w:rsid w:val="0032182F"/>
    <w:rsid w:val="003218E2"/>
    <w:rsid w:val="00321963"/>
    <w:rsid w:val="00321B38"/>
    <w:rsid w:val="00321E71"/>
    <w:rsid w:val="00322231"/>
    <w:rsid w:val="0032224C"/>
    <w:rsid w:val="003222A0"/>
    <w:rsid w:val="00322E25"/>
    <w:rsid w:val="00323CB5"/>
    <w:rsid w:val="00324570"/>
    <w:rsid w:val="00324CC8"/>
    <w:rsid w:val="00324E63"/>
    <w:rsid w:val="0032511F"/>
    <w:rsid w:val="00325449"/>
    <w:rsid w:val="003254CD"/>
    <w:rsid w:val="003259A9"/>
    <w:rsid w:val="00325BBD"/>
    <w:rsid w:val="00325F6D"/>
    <w:rsid w:val="00326808"/>
    <w:rsid w:val="003279CA"/>
    <w:rsid w:val="0033023A"/>
    <w:rsid w:val="00330527"/>
    <w:rsid w:val="00330E14"/>
    <w:rsid w:val="00331572"/>
    <w:rsid w:val="00331574"/>
    <w:rsid w:val="0033165C"/>
    <w:rsid w:val="00331742"/>
    <w:rsid w:val="00331918"/>
    <w:rsid w:val="00331B2F"/>
    <w:rsid w:val="00331D46"/>
    <w:rsid w:val="0033237B"/>
    <w:rsid w:val="003323F4"/>
    <w:rsid w:val="00332569"/>
    <w:rsid w:val="00333393"/>
    <w:rsid w:val="003336D6"/>
    <w:rsid w:val="00333D36"/>
    <w:rsid w:val="00334180"/>
    <w:rsid w:val="00334387"/>
    <w:rsid w:val="00334787"/>
    <w:rsid w:val="00334799"/>
    <w:rsid w:val="00334CEB"/>
    <w:rsid w:val="00334ED8"/>
    <w:rsid w:val="00334EF8"/>
    <w:rsid w:val="003352F6"/>
    <w:rsid w:val="00335A30"/>
    <w:rsid w:val="00335C53"/>
    <w:rsid w:val="00335CA7"/>
    <w:rsid w:val="00335EEA"/>
    <w:rsid w:val="003362BC"/>
    <w:rsid w:val="0033633E"/>
    <w:rsid w:val="00337070"/>
    <w:rsid w:val="00337A3F"/>
    <w:rsid w:val="0034023B"/>
    <w:rsid w:val="003406DE"/>
    <w:rsid w:val="003415AD"/>
    <w:rsid w:val="00342771"/>
    <w:rsid w:val="003432AF"/>
    <w:rsid w:val="003438D2"/>
    <w:rsid w:val="0034421B"/>
    <w:rsid w:val="003445BA"/>
    <w:rsid w:val="00344A3A"/>
    <w:rsid w:val="00344F57"/>
    <w:rsid w:val="0034567F"/>
    <w:rsid w:val="00345800"/>
    <w:rsid w:val="00345902"/>
    <w:rsid w:val="0034599E"/>
    <w:rsid w:val="00345B25"/>
    <w:rsid w:val="00345B7D"/>
    <w:rsid w:val="00345C08"/>
    <w:rsid w:val="00345D80"/>
    <w:rsid w:val="003464B8"/>
    <w:rsid w:val="0034699A"/>
    <w:rsid w:val="00346DA6"/>
    <w:rsid w:val="003473F6"/>
    <w:rsid w:val="003479EA"/>
    <w:rsid w:val="00347BAB"/>
    <w:rsid w:val="00347E68"/>
    <w:rsid w:val="00347F96"/>
    <w:rsid w:val="00350340"/>
    <w:rsid w:val="00350455"/>
    <w:rsid w:val="0035056D"/>
    <w:rsid w:val="00350BDE"/>
    <w:rsid w:val="00350C8A"/>
    <w:rsid w:val="00350CCD"/>
    <w:rsid w:val="00350D19"/>
    <w:rsid w:val="003515BE"/>
    <w:rsid w:val="00351799"/>
    <w:rsid w:val="00351923"/>
    <w:rsid w:val="00351CB4"/>
    <w:rsid w:val="00351E06"/>
    <w:rsid w:val="00351E5A"/>
    <w:rsid w:val="00351FC2"/>
    <w:rsid w:val="003524FA"/>
    <w:rsid w:val="003528D6"/>
    <w:rsid w:val="00352AB1"/>
    <w:rsid w:val="00352D00"/>
    <w:rsid w:val="00353283"/>
    <w:rsid w:val="00353C43"/>
    <w:rsid w:val="00354486"/>
    <w:rsid w:val="00354AF4"/>
    <w:rsid w:val="00354D8C"/>
    <w:rsid w:val="00354E8D"/>
    <w:rsid w:val="00355076"/>
    <w:rsid w:val="003554B8"/>
    <w:rsid w:val="003554BF"/>
    <w:rsid w:val="003555BB"/>
    <w:rsid w:val="003555D3"/>
    <w:rsid w:val="00355A5A"/>
    <w:rsid w:val="00355E2B"/>
    <w:rsid w:val="00356117"/>
    <w:rsid w:val="00356821"/>
    <w:rsid w:val="0035711F"/>
    <w:rsid w:val="003574EC"/>
    <w:rsid w:val="00357B43"/>
    <w:rsid w:val="00357CF2"/>
    <w:rsid w:val="00357D13"/>
    <w:rsid w:val="00357D1C"/>
    <w:rsid w:val="00357EFA"/>
    <w:rsid w:val="00360586"/>
    <w:rsid w:val="003605DC"/>
    <w:rsid w:val="00360714"/>
    <w:rsid w:val="00360942"/>
    <w:rsid w:val="00360C73"/>
    <w:rsid w:val="00360FA6"/>
    <w:rsid w:val="003610AE"/>
    <w:rsid w:val="0036119C"/>
    <w:rsid w:val="003619B2"/>
    <w:rsid w:val="003619E7"/>
    <w:rsid w:val="00361CDC"/>
    <w:rsid w:val="0036238B"/>
    <w:rsid w:val="003627C4"/>
    <w:rsid w:val="00362D47"/>
    <w:rsid w:val="00362D97"/>
    <w:rsid w:val="00363029"/>
    <w:rsid w:val="00363212"/>
    <w:rsid w:val="003632CC"/>
    <w:rsid w:val="0036336B"/>
    <w:rsid w:val="00363741"/>
    <w:rsid w:val="00363D97"/>
    <w:rsid w:val="00363F71"/>
    <w:rsid w:val="003642BA"/>
    <w:rsid w:val="0036468B"/>
    <w:rsid w:val="00364906"/>
    <w:rsid w:val="00364CA2"/>
    <w:rsid w:val="00364E5D"/>
    <w:rsid w:val="0036500D"/>
    <w:rsid w:val="00365122"/>
    <w:rsid w:val="003653DC"/>
    <w:rsid w:val="003654BD"/>
    <w:rsid w:val="00365509"/>
    <w:rsid w:val="00365D5E"/>
    <w:rsid w:val="00365E3F"/>
    <w:rsid w:val="0036696D"/>
    <w:rsid w:val="00366BE5"/>
    <w:rsid w:val="0036768A"/>
    <w:rsid w:val="00367809"/>
    <w:rsid w:val="00367B9A"/>
    <w:rsid w:val="00370762"/>
    <w:rsid w:val="00370A64"/>
    <w:rsid w:val="00370B12"/>
    <w:rsid w:val="00371095"/>
    <w:rsid w:val="003716C1"/>
    <w:rsid w:val="00371B0A"/>
    <w:rsid w:val="00371E76"/>
    <w:rsid w:val="00371E9D"/>
    <w:rsid w:val="0037211C"/>
    <w:rsid w:val="00372225"/>
    <w:rsid w:val="00372482"/>
    <w:rsid w:val="003725A2"/>
    <w:rsid w:val="00372640"/>
    <w:rsid w:val="003726F2"/>
    <w:rsid w:val="003731B0"/>
    <w:rsid w:val="00373251"/>
    <w:rsid w:val="00373552"/>
    <w:rsid w:val="00373858"/>
    <w:rsid w:val="00373A5D"/>
    <w:rsid w:val="00373B40"/>
    <w:rsid w:val="00373C1E"/>
    <w:rsid w:val="00373CE2"/>
    <w:rsid w:val="003740D1"/>
    <w:rsid w:val="00374300"/>
    <w:rsid w:val="00374AA9"/>
    <w:rsid w:val="00374D8E"/>
    <w:rsid w:val="003760BD"/>
    <w:rsid w:val="0037665E"/>
    <w:rsid w:val="00376DBE"/>
    <w:rsid w:val="003771CA"/>
    <w:rsid w:val="0037738B"/>
    <w:rsid w:val="00377F00"/>
    <w:rsid w:val="00380095"/>
    <w:rsid w:val="0038049D"/>
    <w:rsid w:val="003809D6"/>
    <w:rsid w:val="00380FCA"/>
    <w:rsid w:val="00381721"/>
    <w:rsid w:val="0038187B"/>
    <w:rsid w:val="003819CD"/>
    <w:rsid w:val="00381A2E"/>
    <w:rsid w:val="00381ADC"/>
    <w:rsid w:val="00381D5C"/>
    <w:rsid w:val="00382317"/>
    <w:rsid w:val="00382552"/>
    <w:rsid w:val="00382DAD"/>
    <w:rsid w:val="00382FCD"/>
    <w:rsid w:val="0038303D"/>
    <w:rsid w:val="0038324E"/>
    <w:rsid w:val="003833E6"/>
    <w:rsid w:val="0038390D"/>
    <w:rsid w:val="00383AC4"/>
    <w:rsid w:val="003843F4"/>
    <w:rsid w:val="0038453C"/>
    <w:rsid w:val="0038462B"/>
    <w:rsid w:val="003846FA"/>
    <w:rsid w:val="003849AC"/>
    <w:rsid w:val="00384C18"/>
    <w:rsid w:val="00384C3C"/>
    <w:rsid w:val="00384D88"/>
    <w:rsid w:val="00385854"/>
    <w:rsid w:val="00385D4E"/>
    <w:rsid w:val="003862B8"/>
    <w:rsid w:val="003865F2"/>
    <w:rsid w:val="00386AD1"/>
    <w:rsid w:val="00386E9E"/>
    <w:rsid w:val="00387251"/>
    <w:rsid w:val="0038765F"/>
    <w:rsid w:val="00387E12"/>
    <w:rsid w:val="00387EA7"/>
    <w:rsid w:val="0039038C"/>
    <w:rsid w:val="003903DB"/>
    <w:rsid w:val="003912FD"/>
    <w:rsid w:val="0039139F"/>
    <w:rsid w:val="00391AA4"/>
    <w:rsid w:val="00391B1D"/>
    <w:rsid w:val="003923EC"/>
    <w:rsid w:val="0039291C"/>
    <w:rsid w:val="00392C2E"/>
    <w:rsid w:val="00392D32"/>
    <w:rsid w:val="003933C6"/>
    <w:rsid w:val="003943C2"/>
    <w:rsid w:val="0039459E"/>
    <w:rsid w:val="0039461E"/>
    <w:rsid w:val="00394C14"/>
    <w:rsid w:val="00394DCF"/>
    <w:rsid w:val="00395394"/>
    <w:rsid w:val="00395432"/>
    <w:rsid w:val="0039565B"/>
    <w:rsid w:val="00396E82"/>
    <w:rsid w:val="003976A8"/>
    <w:rsid w:val="003A0280"/>
    <w:rsid w:val="003A02A6"/>
    <w:rsid w:val="003A059F"/>
    <w:rsid w:val="003A0DED"/>
    <w:rsid w:val="003A12B7"/>
    <w:rsid w:val="003A155A"/>
    <w:rsid w:val="003A1EAA"/>
    <w:rsid w:val="003A1FE9"/>
    <w:rsid w:val="003A21C6"/>
    <w:rsid w:val="003A22CC"/>
    <w:rsid w:val="003A2574"/>
    <w:rsid w:val="003A28F8"/>
    <w:rsid w:val="003A2B29"/>
    <w:rsid w:val="003A42CD"/>
    <w:rsid w:val="003A44CE"/>
    <w:rsid w:val="003A497E"/>
    <w:rsid w:val="003A4D29"/>
    <w:rsid w:val="003A4D5E"/>
    <w:rsid w:val="003A4DA0"/>
    <w:rsid w:val="003A4DEB"/>
    <w:rsid w:val="003A4FDF"/>
    <w:rsid w:val="003A535A"/>
    <w:rsid w:val="003A5A89"/>
    <w:rsid w:val="003A5AFF"/>
    <w:rsid w:val="003A5B9C"/>
    <w:rsid w:val="003A5F74"/>
    <w:rsid w:val="003A622A"/>
    <w:rsid w:val="003A6777"/>
    <w:rsid w:val="003A6E47"/>
    <w:rsid w:val="003A7648"/>
    <w:rsid w:val="003A7C2F"/>
    <w:rsid w:val="003B0328"/>
    <w:rsid w:val="003B0465"/>
    <w:rsid w:val="003B0926"/>
    <w:rsid w:val="003B0CBA"/>
    <w:rsid w:val="003B153B"/>
    <w:rsid w:val="003B1B20"/>
    <w:rsid w:val="003B1B30"/>
    <w:rsid w:val="003B1D2F"/>
    <w:rsid w:val="003B1F76"/>
    <w:rsid w:val="003B2717"/>
    <w:rsid w:val="003B27A5"/>
    <w:rsid w:val="003B2878"/>
    <w:rsid w:val="003B2A59"/>
    <w:rsid w:val="003B2EF8"/>
    <w:rsid w:val="003B3041"/>
    <w:rsid w:val="003B4164"/>
    <w:rsid w:val="003B4377"/>
    <w:rsid w:val="003B450F"/>
    <w:rsid w:val="003B47E9"/>
    <w:rsid w:val="003B4BD8"/>
    <w:rsid w:val="003B4ED7"/>
    <w:rsid w:val="003B528D"/>
    <w:rsid w:val="003B5858"/>
    <w:rsid w:val="003B58B8"/>
    <w:rsid w:val="003B5A27"/>
    <w:rsid w:val="003B5AC5"/>
    <w:rsid w:val="003B5C30"/>
    <w:rsid w:val="003B5D23"/>
    <w:rsid w:val="003B628C"/>
    <w:rsid w:val="003B6A2A"/>
    <w:rsid w:val="003B6A58"/>
    <w:rsid w:val="003B6E68"/>
    <w:rsid w:val="003B7395"/>
    <w:rsid w:val="003B7BE4"/>
    <w:rsid w:val="003C0021"/>
    <w:rsid w:val="003C0AC9"/>
    <w:rsid w:val="003C0E12"/>
    <w:rsid w:val="003C13C0"/>
    <w:rsid w:val="003C16CC"/>
    <w:rsid w:val="003C19B8"/>
    <w:rsid w:val="003C1F88"/>
    <w:rsid w:val="003C3290"/>
    <w:rsid w:val="003C3776"/>
    <w:rsid w:val="003C394C"/>
    <w:rsid w:val="003C3986"/>
    <w:rsid w:val="003C3AEC"/>
    <w:rsid w:val="003C3E1E"/>
    <w:rsid w:val="003C4076"/>
    <w:rsid w:val="003C418D"/>
    <w:rsid w:val="003C450A"/>
    <w:rsid w:val="003C4703"/>
    <w:rsid w:val="003C482D"/>
    <w:rsid w:val="003C4B57"/>
    <w:rsid w:val="003C4D11"/>
    <w:rsid w:val="003C51D2"/>
    <w:rsid w:val="003C64FC"/>
    <w:rsid w:val="003C6EE1"/>
    <w:rsid w:val="003C7061"/>
    <w:rsid w:val="003C729A"/>
    <w:rsid w:val="003C7303"/>
    <w:rsid w:val="003C73C4"/>
    <w:rsid w:val="003C794F"/>
    <w:rsid w:val="003C7B34"/>
    <w:rsid w:val="003C7D28"/>
    <w:rsid w:val="003D0DD0"/>
    <w:rsid w:val="003D13D1"/>
    <w:rsid w:val="003D14AA"/>
    <w:rsid w:val="003D168A"/>
    <w:rsid w:val="003D19E3"/>
    <w:rsid w:val="003D1C2C"/>
    <w:rsid w:val="003D1D81"/>
    <w:rsid w:val="003D2B07"/>
    <w:rsid w:val="003D2EDB"/>
    <w:rsid w:val="003D2F82"/>
    <w:rsid w:val="003D3059"/>
    <w:rsid w:val="003D309B"/>
    <w:rsid w:val="003D3563"/>
    <w:rsid w:val="003D3CD2"/>
    <w:rsid w:val="003D3EB5"/>
    <w:rsid w:val="003D41D8"/>
    <w:rsid w:val="003D4F54"/>
    <w:rsid w:val="003D5105"/>
    <w:rsid w:val="003D59D6"/>
    <w:rsid w:val="003D5E05"/>
    <w:rsid w:val="003D60CC"/>
    <w:rsid w:val="003D69DA"/>
    <w:rsid w:val="003D6A4A"/>
    <w:rsid w:val="003D73CD"/>
    <w:rsid w:val="003D7986"/>
    <w:rsid w:val="003E023F"/>
    <w:rsid w:val="003E0262"/>
    <w:rsid w:val="003E0396"/>
    <w:rsid w:val="003E03D5"/>
    <w:rsid w:val="003E0598"/>
    <w:rsid w:val="003E0804"/>
    <w:rsid w:val="003E0874"/>
    <w:rsid w:val="003E111A"/>
    <w:rsid w:val="003E13D1"/>
    <w:rsid w:val="003E20C7"/>
    <w:rsid w:val="003E20D3"/>
    <w:rsid w:val="003E21C8"/>
    <w:rsid w:val="003E286D"/>
    <w:rsid w:val="003E2DA1"/>
    <w:rsid w:val="003E31F9"/>
    <w:rsid w:val="003E38DC"/>
    <w:rsid w:val="003E3938"/>
    <w:rsid w:val="003E42FA"/>
    <w:rsid w:val="003E433B"/>
    <w:rsid w:val="003E447D"/>
    <w:rsid w:val="003E4501"/>
    <w:rsid w:val="003E4DAF"/>
    <w:rsid w:val="003E4FEB"/>
    <w:rsid w:val="003E5095"/>
    <w:rsid w:val="003E51C0"/>
    <w:rsid w:val="003E573F"/>
    <w:rsid w:val="003E5779"/>
    <w:rsid w:val="003E59D4"/>
    <w:rsid w:val="003E5ACB"/>
    <w:rsid w:val="003E61C9"/>
    <w:rsid w:val="003E638D"/>
    <w:rsid w:val="003E64FB"/>
    <w:rsid w:val="003E66CF"/>
    <w:rsid w:val="003E67A6"/>
    <w:rsid w:val="003E6976"/>
    <w:rsid w:val="003E6F15"/>
    <w:rsid w:val="003E7082"/>
    <w:rsid w:val="003E7BC3"/>
    <w:rsid w:val="003E7C6B"/>
    <w:rsid w:val="003E7C80"/>
    <w:rsid w:val="003E7DB9"/>
    <w:rsid w:val="003E7F24"/>
    <w:rsid w:val="003F087C"/>
    <w:rsid w:val="003F0CFA"/>
    <w:rsid w:val="003F0ECB"/>
    <w:rsid w:val="003F15BE"/>
    <w:rsid w:val="003F18E0"/>
    <w:rsid w:val="003F1ADF"/>
    <w:rsid w:val="003F1CAD"/>
    <w:rsid w:val="003F1D01"/>
    <w:rsid w:val="003F2828"/>
    <w:rsid w:val="003F2F79"/>
    <w:rsid w:val="003F33F9"/>
    <w:rsid w:val="003F37B3"/>
    <w:rsid w:val="003F3DD6"/>
    <w:rsid w:val="003F40A5"/>
    <w:rsid w:val="003F456C"/>
    <w:rsid w:val="003F4C3D"/>
    <w:rsid w:val="003F4E1C"/>
    <w:rsid w:val="003F513A"/>
    <w:rsid w:val="003F523F"/>
    <w:rsid w:val="003F541D"/>
    <w:rsid w:val="003F5638"/>
    <w:rsid w:val="003F5730"/>
    <w:rsid w:val="003F58EA"/>
    <w:rsid w:val="003F5CBC"/>
    <w:rsid w:val="003F6B7E"/>
    <w:rsid w:val="003F6CED"/>
    <w:rsid w:val="003F6EFD"/>
    <w:rsid w:val="003F705E"/>
    <w:rsid w:val="003F7204"/>
    <w:rsid w:val="003F721C"/>
    <w:rsid w:val="003F736A"/>
    <w:rsid w:val="003F780B"/>
    <w:rsid w:val="003F78EB"/>
    <w:rsid w:val="003F7D9B"/>
    <w:rsid w:val="0040029F"/>
    <w:rsid w:val="0040072B"/>
    <w:rsid w:val="00400EAB"/>
    <w:rsid w:val="00400FC3"/>
    <w:rsid w:val="0040170F"/>
    <w:rsid w:val="004017A3"/>
    <w:rsid w:val="0040182B"/>
    <w:rsid w:val="00401A3A"/>
    <w:rsid w:val="00401C95"/>
    <w:rsid w:val="00402295"/>
    <w:rsid w:val="00402958"/>
    <w:rsid w:val="004029D5"/>
    <w:rsid w:val="00402D10"/>
    <w:rsid w:val="0040311B"/>
    <w:rsid w:val="00403305"/>
    <w:rsid w:val="0040344C"/>
    <w:rsid w:val="004037B0"/>
    <w:rsid w:val="00403ADB"/>
    <w:rsid w:val="00403E8C"/>
    <w:rsid w:val="0040424D"/>
    <w:rsid w:val="00404319"/>
    <w:rsid w:val="00404449"/>
    <w:rsid w:val="00404ABB"/>
    <w:rsid w:val="00404E71"/>
    <w:rsid w:val="00405832"/>
    <w:rsid w:val="00405856"/>
    <w:rsid w:val="00405B0B"/>
    <w:rsid w:val="004063CC"/>
    <w:rsid w:val="0040652D"/>
    <w:rsid w:val="00406614"/>
    <w:rsid w:val="00406EB6"/>
    <w:rsid w:val="00407556"/>
    <w:rsid w:val="00407B71"/>
    <w:rsid w:val="0041026B"/>
    <w:rsid w:val="004106E2"/>
    <w:rsid w:val="0041112A"/>
    <w:rsid w:val="0041125B"/>
    <w:rsid w:val="0041131B"/>
    <w:rsid w:val="00411637"/>
    <w:rsid w:val="00411A67"/>
    <w:rsid w:val="00411F4B"/>
    <w:rsid w:val="00412007"/>
    <w:rsid w:val="0041234E"/>
    <w:rsid w:val="00412544"/>
    <w:rsid w:val="0041349E"/>
    <w:rsid w:val="004135CB"/>
    <w:rsid w:val="00413AAE"/>
    <w:rsid w:val="00413F7C"/>
    <w:rsid w:val="004142E1"/>
    <w:rsid w:val="00414337"/>
    <w:rsid w:val="0041465E"/>
    <w:rsid w:val="00414BE2"/>
    <w:rsid w:val="0041587B"/>
    <w:rsid w:val="00415BCD"/>
    <w:rsid w:val="004160E6"/>
    <w:rsid w:val="0041615B"/>
    <w:rsid w:val="00416851"/>
    <w:rsid w:val="00416AEF"/>
    <w:rsid w:val="004174F7"/>
    <w:rsid w:val="00417733"/>
    <w:rsid w:val="00417A15"/>
    <w:rsid w:val="00417B8C"/>
    <w:rsid w:val="00420666"/>
    <w:rsid w:val="00420939"/>
    <w:rsid w:val="00420B97"/>
    <w:rsid w:val="00420C68"/>
    <w:rsid w:val="00420D60"/>
    <w:rsid w:val="00420E1E"/>
    <w:rsid w:val="00420EBD"/>
    <w:rsid w:val="004212D0"/>
    <w:rsid w:val="00421C5F"/>
    <w:rsid w:val="00421FD7"/>
    <w:rsid w:val="0042250C"/>
    <w:rsid w:val="00422B26"/>
    <w:rsid w:val="00423229"/>
    <w:rsid w:val="00423393"/>
    <w:rsid w:val="00423608"/>
    <w:rsid w:val="004238A5"/>
    <w:rsid w:val="00423A27"/>
    <w:rsid w:val="0042405B"/>
    <w:rsid w:val="004241DA"/>
    <w:rsid w:val="00424563"/>
    <w:rsid w:val="00424F25"/>
    <w:rsid w:val="00424FC5"/>
    <w:rsid w:val="00425275"/>
    <w:rsid w:val="004253ED"/>
    <w:rsid w:val="00425719"/>
    <w:rsid w:val="00425F11"/>
    <w:rsid w:val="00425F2C"/>
    <w:rsid w:val="00426939"/>
    <w:rsid w:val="0042750C"/>
    <w:rsid w:val="0042760D"/>
    <w:rsid w:val="00430656"/>
    <w:rsid w:val="00430700"/>
    <w:rsid w:val="00430983"/>
    <w:rsid w:val="004309CB"/>
    <w:rsid w:val="00430CB0"/>
    <w:rsid w:val="0043113E"/>
    <w:rsid w:val="00431234"/>
    <w:rsid w:val="00431B1C"/>
    <w:rsid w:val="00431C09"/>
    <w:rsid w:val="00431F13"/>
    <w:rsid w:val="0043272C"/>
    <w:rsid w:val="0043287C"/>
    <w:rsid w:val="00432892"/>
    <w:rsid w:val="00432D90"/>
    <w:rsid w:val="00432FE1"/>
    <w:rsid w:val="0043312A"/>
    <w:rsid w:val="004331F0"/>
    <w:rsid w:val="0043361F"/>
    <w:rsid w:val="00433B63"/>
    <w:rsid w:val="00433EA8"/>
    <w:rsid w:val="00433F8E"/>
    <w:rsid w:val="0043409A"/>
    <w:rsid w:val="004340DA"/>
    <w:rsid w:val="004348F3"/>
    <w:rsid w:val="00434D72"/>
    <w:rsid w:val="00434E39"/>
    <w:rsid w:val="00435024"/>
    <w:rsid w:val="004351B2"/>
    <w:rsid w:val="00435239"/>
    <w:rsid w:val="004359ED"/>
    <w:rsid w:val="00435A91"/>
    <w:rsid w:val="00435E1A"/>
    <w:rsid w:val="004361A2"/>
    <w:rsid w:val="004369F2"/>
    <w:rsid w:val="00436D96"/>
    <w:rsid w:val="004375C4"/>
    <w:rsid w:val="0043765A"/>
    <w:rsid w:val="004377E9"/>
    <w:rsid w:val="004378F1"/>
    <w:rsid w:val="00440339"/>
    <w:rsid w:val="00440739"/>
    <w:rsid w:val="00440923"/>
    <w:rsid w:val="0044099C"/>
    <w:rsid w:val="00440E88"/>
    <w:rsid w:val="00440EB4"/>
    <w:rsid w:val="004416E9"/>
    <w:rsid w:val="00441C21"/>
    <w:rsid w:val="00442227"/>
    <w:rsid w:val="004426E8"/>
    <w:rsid w:val="0044284B"/>
    <w:rsid w:val="004431C9"/>
    <w:rsid w:val="004433C3"/>
    <w:rsid w:val="00443CE6"/>
    <w:rsid w:val="00444EA5"/>
    <w:rsid w:val="00445409"/>
    <w:rsid w:val="0044546A"/>
    <w:rsid w:val="004455B5"/>
    <w:rsid w:val="00445A31"/>
    <w:rsid w:val="00445B23"/>
    <w:rsid w:val="00445B31"/>
    <w:rsid w:val="00446816"/>
    <w:rsid w:val="004468D7"/>
    <w:rsid w:val="004469BF"/>
    <w:rsid w:val="00446EFB"/>
    <w:rsid w:val="004474FB"/>
    <w:rsid w:val="00447974"/>
    <w:rsid w:val="00447D6A"/>
    <w:rsid w:val="004501B0"/>
    <w:rsid w:val="004504D9"/>
    <w:rsid w:val="00450C3C"/>
    <w:rsid w:val="00450DE6"/>
    <w:rsid w:val="00450EE5"/>
    <w:rsid w:val="0045164C"/>
    <w:rsid w:val="00451D8A"/>
    <w:rsid w:val="00452245"/>
    <w:rsid w:val="004522C4"/>
    <w:rsid w:val="00452790"/>
    <w:rsid w:val="004528F2"/>
    <w:rsid w:val="004535B5"/>
    <w:rsid w:val="004538C5"/>
    <w:rsid w:val="00453909"/>
    <w:rsid w:val="00453A24"/>
    <w:rsid w:val="00454387"/>
    <w:rsid w:val="0045463D"/>
    <w:rsid w:val="00454B2D"/>
    <w:rsid w:val="00454E25"/>
    <w:rsid w:val="0045523A"/>
    <w:rsid w:val="004553F9"/>
    <w:rsid w:val="004559D4"/>
    <w:rsid w:val="00455B05"/>
    <w:rsid w:val="00455F00"/>
    <w:rsid w:val="00456D3E"/>
    <w:rsid w:val="004571C7"/>
    <w:rsid w:val="00457C84"/>
    <w:rsid w:val="0046088B"/>
    <w:rsid w:val="00460C03"/>
    <w:rsid w:val="00460EEB"/>
    <w:rsid w:val="0046124D"/>
    <w:rsid w:val="00461C01"/>
    <w:rsid w:val="0046210C"/>
    <w:rsid w:val="004628A1"/>
    <w:rsid w:val="00462E64"/>
    <w:rsid w:val="004636AC"/>
    <w:rsid w:val="00463A55"/>
    <w:rsid w:val="00463A6A"/>
    <w:rsid w:val="0046421F"/>
    <w:rsid w:val="00464622"/>
    <w:rsid w:val="00464D3F"/>
    <w:rsid w:val="00465232"/>
    <w:rsid w:val="0046526C"/>
    <w:rsid w:val="00465652"/>
    <w:rsid w:val="00465B6F"/>
    <w:rsid w:val="00465D86"/>
    <w:rsid w:val="0046605E"/>
    <w:rsid w:val="00466618"/>
    <w:rsid w:val="00466BEF"/>
    <w:rsid w:val="00467212"/>
    <w:rsid w:val="0046760B"/>
    <w:rsid w:val="00467645"/>
    <w:rsid w:val="004676CC"/>
    <w:rsid w:val="00467CEC"/>
    <w:rsid w:val="004700D3"/>
    <w:rsid w:val="00470386"/>
    <w:rsid w:val="004711AF"/>
    <w:rsid w:val="0047196A"/>
    <w:rsid w:val="0047202F"/>
    <w:rsid w:val="0047287A"/>
    <w:rsid w:val="004728B8"/>
    <w:rsid w:val="00473003"/>
    <w:rsid w:val="004731DF"/>
    <w:rsid w:val="00473692"/>
    <w:rsid w:val="00473DC4"/>
    <w:rsid w:val="00473EE8"/>
    <w:rsid w:val="00474012"/>
    <w:rsid w:val="00474F06"/>
    <w:rsid w:val="00474F4C"/>
    <w:rsid w:val="00475258"/>
    <w:rsid w:val="0047551F"/>
    <w:rsid w:val="0047557A"/>
    <w:rsid w:val="004758E8"/>
    <w:rsid w:val="00475D9A"/>
    <w:rsid w:val="004764DD"/>
    <w:rsid w:val="00476574"/>
    <w:rsid w:val="004766CD"/>
    <w:rsid w:val="00476C2F"/>
    <w:rsid w:val="00476ECE"/>
    <w:rsid w:val="0047741B"/>
    <w:rsid w:val="00480751"/>
    <w:rsid w:val="00480925"/>
    <w:rsid w:val="00480945"/>
    <w:rsid w:val="004813BA"/>
    <w:rsid w:val="004816CA"/>
    <w:rsid w:val="00481773"/>
    <w:rsid w:val="0048180F"/>
    <w:rsid w:val="00481A83"/>
    <w:rsid w:val="004820A7"/>
    <w:rsid w:val="004824D1"/>
    <w:rsid w:val="004824DA"/>
    <w:rsid w:val="00482501"/>
    <w:rsid w:val="00482F4A"/>
    <w:rsid w:val="004833A5"/>
    <w:rsid w:val="00483C22"/>
    <w:rsid w:val="004841BF"/>
    <w:rsid w:val="004845E1"/>
    <w:rsid w:val="00484CD4"/>
    <w:rsid w:val="00485482"/>
    <w:rsid w:val="00485B97"/>
    <w:rsid w:val="00485E15"/>
    <w:rsid w:val="00485E23"/>
    <w:rsid w:val="00486004"/>
    <w:rsid w:val="00486053"/>
    <w:rsid w:val="004869A7"/>
    <w:rsid w:val="00486BBF"/>
    <w:rsid w:val="00486C3E"/>
    <w:rsid w:val="00486D83"/>
    <w:rsid w:val="00487377"/>
    <w:rsid w:val="0049001D"/>
    <w:rsid w:val="0049012C"/>
    <w:rsid w:val="00490141"/>
    <w:rsid w:val="0049033D"/>
    <w:rsid w:val="00490CEC"/>
    <w:rsid w:val="00491060"/>
    <w:rsid w:val="00491591"/>
    <w:rsid w:val="004919C3"/>
    <w:rsid w:val="00491FFF"/>
    <w:rsid w:val="00492C9F"/>
    <w:rsid w:val="004936E7"/>
    <w:rsid w:val="0049393F"/>
    <w:rsid w:val="00493D0B"/>
    <w:rsid w:val="00493F27"/>
    <w:rsid w:val="00494243"/>
    <w:rsid w:val="0049429C"/>
    <w:rsid w:val="0049436D"/>
    <w:rsid w:val="004946F3"/>
    <w:rsid w:val="00494D7A"/>
    <w:rsid w:val="00494E73"/>
    <w:rsid w:val="00495041"/>
    <w:rsid w:val="00495712"/>
    <w:rsid w:val="0049573A"/>
    <w:rsid w:val="00495BBE"/>
    <w:rsid w:val="00495DAD"/>
    <w:rsid w:val="00495EBD"/>
    <w:rsid w:val="00495EDF"/>
    <w:rsid w:val="0049662B"/>
    <w:rsid w:val="004968AD"/>
    <w:rsid w:val="00496D6B"/>
    <w:rsid w:val="00497375"/>
    <w:rsid w:val="0049768C"/>
    <w:rsid w:val="00497A5B"/>
    <w:rsid w:val="00497C2B"/>
    <w:rsid w:val="004A026E"/>
    <w:rsid w:val="004A036B"/>
    <w:rsid w:val="004A03A9"/>
    <w:rsid w:val="004A04C2"/>
    <w:rsid w:val="004A04ED"/>
    <w:rsid w:val="004A0D5F"/>
    <w:rsid w:val="004A1412"/>
    <w:rsid w:val="004A1414"/>
    <w:rsid w:val="004A14DE"/>
    <w:rsid w:val="004A151A"/>
    <w:rsid w:val="004A1C2D"/>
    <w:rsid w:val="004A1C8C"/>
    <w:rsid w:val="004A1D86"/>
    <w:rsid w:val="004A207F"/>
    <w:rsid w:val="004A2294"/>
    <w:rsid w:val="004A229D"/>
    <w:rsid w:val="004A2738"/>
    <w:rsid w:val="004A27FB"/>
    <w:rsid w:val="004A299B"/>
    <w:rsid w:val="004A29EA"/>
    <w:rsid w:val="004A2B4D"/>
    <w:rsid w:val="004A2EB2"/>
    <w:rsid w:val="004A327B"/>
    <w:rsid w:val="004A3D64"/>
    <w:rsid w:val="004A3E68"/>
    <w:rsid w:val="004A43A0"/>
    <w:rsid w:val="004A4D6C"/>
    <w:rsid w:val="004A501A"/>
    <w:rsid w:val="004A5675"/>
    <w:rsid w:val="004A58D6"/>
    <w:rsid w:val="004A58DA"/>
    <w:rsid w:val="004A5AB1"/>
    <w:rsid w:val="004A62C1"/>
    <w:rsid w:val="004A64BE"/>
    <w:rsid w:val="004A6764"/>
    <w:rsid w:val="004A6C62"/>
    <w:rsid w:val="004A712B"/>
    <w:rsid w:val="004A71ED"/>
    <w:rsid w:val="004A7379"/>
    <w:rsid w:val="004A73BA"/>
    <w:rsid w:val="004A75BA"/>
    <w:rsid w:val="004A7637"/>
    <w:rsid w:val="004A7B0E"/>
    <w:rsid w:val="004A7DA5"/>
    <w:rsid w:val="004A7DC0"/>
    <w:rsid w:val="004B095B"/>
    <w:rsid w:val="004B0C5D"/>
    <w:rsid w:val="004B0DA6"/>
    <w:rsid w:val="004B0DDF"/>
    <w:rsid w:val="004B1164"/>
    <w:rsid w:val="004B1690"/>
    <w:rsid w:val="004B1ABF"/>
    <w:rsid w:val="004B1D5B"/>
    <w:rsid w:val="004B1DB5"/>
    <w:rsid w:val="004B204C"/>
    <w:rsid w:val="004B2510"/>
    <w:rsid w:val="004B3002"/>
    <w:rsid w:val="004B3133"/>
    <w:rsid w:val="004B350C"/>
    <w:rsid w:val="004B3622"/>
    <w:rsid w:val="004B3C8B"/>
    <w:rsid w:val="004B45A2"/>
    <w:rsid w:val="004B4700"/>
    <w:rsid w:val="004B4919"/>
    <w:rsid w:val="004B4C9A"/>
    <w:rsid w:val="004B4CEA"/>
    <w:rsid w:val="004B4E2C"/>
    <w:rsid w:val="004B5299"/>
    <w:rsid w:val="004B536E"/>
    <w:rsid w:val="004B5A00"/>
    <w:rsid w:val="004B5B35"/>
    <w:rsid w:val="004B5D9A"/>
    <w:rsid w:val="004B5E0C"/>
    <w:rsid w:val="004B5EC6"/>
    <w:rsid w:val="004B6278"/>
    <w:rsid w:val="004B64A4"/>
    <w:rsid w:val="004B6A33"/>
    <w:rsid w:val="004B6FC4"/>
    <w:rsid w:val="004B7057"/>
    <w:rsid w:val="004B742A"/>
    <w:rsid w:val="004B79A1"/>
    <w:rsid w:val="004B7CA7"/>
    <w:rsid w:val="004C014D"/>
    <w:rsid w:val="004C0211"/>
    <w:rsid w:val="004C031E"/>
    <w:rsid w:val="004C0A16"/>
    <w:rsid w:val="004C18EC"/>
    <w:rsid w:val="004C23A3"/>
    <w:rsid w:val="004C2DA0"/>
    <w:rsid w:val="004C2E27"/>
    <w:rsid w:val="004C312A"/>
    <w:rsid w:val="004C3301"/>
    <w:rsid w:val="004C3700"/>
    <w:rsid w:val="004C3935"/>
    <w:rsid w:val="004C39BF"/>
    <w:rsid w:val="004C3B31"/>
    <w:rsid w:val="004C3DA4"/>
    <w:rsid w:val="004C3FC7"/>
    <w:rsid w:val="004C42D1"/>
    <w:rsid w:val="004C4B0B"/>
    <w:rsid w:val="004C511C"/>
    <w:rsid w:val="004C55C0"/>
    <w:rsid w:val="004C694F"/>
    <w:rsid w:val="004C6B2A"/>
    <w:rsid w:val="004C7216"/>
    <w:rsid w:val="004C7558"/>
    <w:rsid w:val="004C77C1"/>
    <w:rsid w:val="004C78BC"/>
    <w:rsid w:val="004C7A6A"/>
    <w:rsid w:val="004D01DF"/>
    <w:rsid w:val="004D0493"/>
    <w:rsid w:val="004D1015"/>
    <w:rsid w:val="004D1253"/>
    <w:rsid w:val="004D12D1"/>
    <w:rsid w:val="004D1E3D"/>
    <w:rsid w:val="004D24F2"/>
    <w:rsid w:val="004D2649"/>
    <w:rsid w:val="004D2858"/>
    <w:rsid w:val="004D293E"/>
    <w:rsid w:val="004D2A88"/>
    <w:rsid w:val="004D37D4"/>
    <w:rsid w:val="004D4107"/>
    <w:rsid w:val="004D44D0"/>
    <w:rsid w:val="004D44D8"/>
    <w:rsid w:val="004D4728"/>
    <w:rsid w:val="004D4F7D"/>
    <w:rsid w:val="004D5526"/>
    <w:rsid w:val="004D593A"/>
    <w:rsid w:val="004D60E4"/>
    <w:rsid w:val="004D65E7"/>
    <w:rsid w:val="004D6CD2"/>
    <w:rsid w:val="004D6FF2"/>
    <w:rsid w:val="004D7F6F"/>
    <w:rsid w:val="004D7FDE"/>
    <w:rsid w:val="004E01BE"/>
    <w:rsid w:val="004E0383"/>
    <w:rsid w:val="004E05FA"/>
    <w:rsid w:val="004E0D21"/>
    <w:rsid w:val="004E0DD9"/>
    <w:rsid w:val="004E0FF5"/>
    <w:rsid w:val="004E1426"/>
    <w:rsid w:val="004E1912"/>
    <w:rsid w:val="004E1BB6"/>
    <w:rsid w:val="004E1D39"/>
    <w:rsid w:val="004E21AB"/>
    <w:rsid w:val="004E25F3"/>
    <w:rsid w:val="004E2A5D"/>
    <w:rsid w:val="004E2DC9"/>
    <w:rsid w:val="004E36B1"/>
    <w:rsid w:val="004E3731"/>
    <w:rsid w:val="004E3A7D"/>
    <w:rsid w:val="004E4332"/>
    <w:rsid w:val="004E45E7"/>
    <w:rsid w:val="004E481E"/>
    <w:rsid w:val="004E48AF"/>
    <w:rsid w:val="004E4D6E"/>
    <w:rsid w:val="004E54DB"/>
    <w:rsid w:val="004E5563"/>
    <w:rsid w:val="004E55A1"/>
    <w:rsid w:val="004E5A8B"/>
    <w:rsid w:val="004E5AB4"/>
    <w:rsid w:val="004E5ADB"/>
    <w:rsid w:val="004E650B"/>
    <w:rsid w:val="004E6FBF"/>
    <w:rsid w:val="004E6FE6"/>
    <w:rsid w:val="004E73D8"/>
    <w:rsid w:val="004E7421"/>
    <w:rsid w:val="004E7ACF"/>
    <w:rsid w:val="004E7C2C"/>
    <w:rsid w:val="004E7C9F"/>
    <w:rsid w:val="004E7E80"/>
    <w:rsid w:val="004F03C8"/>
    <w:rsid w:val="004F0765"/>
    <w:rsid w:val="004F0E94"/>
    <w:rsid w:val="004F182E"/>
    <w:rsid w:val="004F190F"/>
    <w:rsid w:val="004F191C"/>
    <w:rsid w:val="004F19EE"/>
    <w:rsid w:val="004F1B95"/>
    <w:rsid w:val="004F1EA0"/>
    <w:rsid w:val="004F20A9"/>
    <w:rsid w:val="004F2471"/>
    <w:rsid w:val="004F2C44"/>
    <w:rsid w:val="004F32C5"/>
    <w:rsid w:val="004F33E1"/>
    <w:rsid w:val="004F3949"/>
    <w:rsid w:val="004F3FEC"/>
    <w:rsid w:val="004F40F7"/>
    <w:rsid w:val="004F44AF"/>
    <w:rsid w:val="004F4661"/>
    <w:rsid w:val="004F4EA9"/>
    <w:rsid w:val="004F56FA"/>
    <w:rsid w:val="004F600D"/>
    <w:rsid w:val="004F64E5"/>
    <w:rsid w:val="004F6735"/>
    <w:rsid w:val="004F68DC"/>
    <w:rsid w:val="004F69F3"/>
    <w:rsid w:val="004F6A8D"/>
    <w:rsid w:val="004F6BDB"/>
    <w:rsid w:val="004F71E1"/>
    <w:rsid w:val="004F72E0"/>
    <w:rsid w:val="004F76D1"/>
    <w:rsid w:val="004F7922"/>
    <w:rsid w:val="004F7A05"/>
    <w:rsid w:val="004F7BE8"/>
    <w:rsid w:val="005002FB"/>
    <w:rsid w:val="005003F9"/>
    <w:rsid w:val="005004FC"/>
    <w:rsid w:val="00500518"/>
    <w:rsid w:val="00500692"/>
    <w:rsid w:val="005008E0"/>
    <w:rsid w:val="00501152"/>
    <w:rsid w:val="005012CF"/>
    <w:rsid w:val="00501461"/>
    <w:rsid w:val="005015D1"/>
    <w:rsid w:val="00501840"/>
    <w:rsid w:val="00501A17"/>
    <w:rsid w:val="00501CEB"/>
    <w:rsid w:val="00501DF0"/>
    <w:rsid w:val="00501F3E"/>
    <w:rsid w:val="00502505"/>
    <w:rsid w:val="005028C2"/>
    <w:rsid w:val="00502EF8"/>
    <w:rsid w:val="00503312"/>
    <w:rsid w:val="005037E2"/>
    <w:rsid w:val="00504306"/>
    <w:rsid w:val="00504379"/>
    <w:rsid w:val="00504731"/>
    <w:rsid w:val="0050488D"/>
    <w:rsid w:val="005048AA"/>
    <w:rsid w:val="00504BE0"/>
    <w:rsid w:val="00505A84"/>
    <w:rsid w:val="00505D35"/>
    <w:rsid w:val="0050626F"/>
    <w:rsid w:val="00506571"/>
    <w:rsid w:val="00506C0D"/>
    <w:rsid w:val="00506F26"/>
    <w:rsid w:val="00507517"/>
    <w:rsid w:val="00507B9E"/>
    <w:rsid w:val="00507C55"/>
    <w:rsid w:val="00507D0D"/>
    <w:rsid w:val="00507E47"/>
    <w:rsid w:val="0051008F"/>
    <w:rsid w:val="005104EE"/>
    <w:rsid w:val="00510C6A"/>
    <w:rsid w:val="0051108F"/>
    <w:rsid w:val="005111B5"/>
    <w:rsid w:val="00511233"/>
    <w:rsid w:val="005115FD"/>
    <w:rsid w:val="00511776"/>
    <w:rsid w:val="005117CE"/>
    <w:rsid w:val="00511821"/>
    <w:rsid w:val="00511936"/>
    <w:rsid w:val="005120A2"/>
    <w:rsid w:val="005120A5"/>
    <w:rsid w:val="005121AF"/>
    <w:rsid w:val="00512540"/>
    <w:rsid w:val="0051254F"/>
    <w:rsid w:val="00513113"/>
    <w:rsid w:val="0051344F"/>
    <w:rsid w:val="0051355F"/>
    <w:rsid w:val="00513622"/>
    <w:rsid w:val="00513992"/>
    <w:rsid w:val="00513D19"/>
    <w:rsid w:val="00513D6F"/>
    <w:rsid w:val="00513E44"/>
    <w:rsid w:val="00513F88"/>
    <w:rsid w:val="005144B6"/>
    <w:rsid w:val="00515EF9"/>
    <w:rsid w:val="0051615E"/>
    <w:rsid w:val="005164D2"/>
    <w:rsid w:val="0051655C"/>
    <w:rsid w:val="005167C9"/>
    <w:rsid w:val="00517240"/>
    <w:rsid w:val="00517356"/>
    <w:rsid w:val="00517B9D"/>
    <w:rsid w:val="005201F5"/>
    <w:rsid w:val="005204C4"/>
    <w:rsid w:val="00520638"/>
    <w:rsid w:val="005209B2"/>
    <w:rsid w:val="00520EBA"/>
    <w:rsid w:val="00521331"/>
    <w:rsid w:val="005214D4"/>
    <w:rsid w:val="005215BC"/>
    <w:rsid w:val="00521A66"/>
    <w:rsid w:val="00521AA9"/>
    <w:rsid w:val="00522446"/>
    <w:rsid w:val="0052251F"/>
    <w:rsid w:val="00522570"/>
    <w:rsid w:val="00522CC0"/>
    <w:rsid w:val="00523028"/>
    <w:rsid w:val="00523A56"/>
    <w:rsid w:val="00523D7B"/>
    <w:rsid w:val="00523DA0"/>
    <w:rsid w:val="005248F0"/>
    <w:rsid w:val="00524BD0"/>
    <w:rsid w:val="00524ED1"/>
    <w:rsid w:val="0052547E"/>
    <w:rsid w:val="0052560C"/>
    <w:rsid w:val="00525859"/>
    <w:rsid w:val="00525C75"/>
    <w:rsid w:val="00525EE2"/>
    <w:rsid w:val="00526246"/>
    <w:rsid w:val="0052650A"/>
    <w:rsid w:val="00526A75"/>
    <w:rsid w:val="00526E84"/>
    <w:rsid w:val="005270B7"/>
    <w:rsid w:val="005272F7"/>
    <w:rsid w:val="00527371"/>
    <w:rsid w:val="005275B4"/>
    <w:rsid w:val="00527BE9"/>
    <w:rsid w:val="00527BFF"/>
    <w:rsid w:val="005301B0"/>
    <w:rsid w:val="0053043E"/>
    <w:rsid w:val="00530672"/>
    <w:rsid w:val="005306BD"/>
    <w:rsid w:val="0053079E"/>
    <w:rsid w:val="005309D7"/>
    <w:rsid w:val="00530A45"/>
    <w:rsid w:val="005314B4"/>
    <w:rsid w:val="00531646"/>
    <w:rsid w:val="0053193D"/>
    <w:rsid w:val="00532178"/>
    <w:rsid w:val="005322E7"/>
    <w:rsid w:val="005324EA"/>
    <w:rsid w:val="00532A96"/>
    <w:rsid w:val="00532DCC"/>
    <w:rsid w:val="00532FD4"/>
    <w:rsid w:val="0053309E"/>
    <w:rsid w:val="005330AC"/>
    <w:rsid w:val="00533122"/>
    <w:rsid w:val="005332C0"/>
    <w:rsid w:val="00533D2C"/>
    <w:rsid w:val="00534669"/>
    <w:rsid w:val="005346AB"/>
    <w:rsid w:val="00534775"/>
    <w:rsid w:val="005349AF"/>
    <w:rsid w:val="00535017"/>
    <w:rsid w:val="00535179"/>
    <w:rsid w:val="005353DE"/>
    <w:rsid w:val="00535503"/>
    <w:rsid w:val="00535788"/>
    <w:rsid w:val="00535E75"/>
    <w:rsid w:val="00536184"/>
    <w:rsid w:val="00536400"/>
    <w:rsid w:val="005366A5"/>
    <w:rsid w:val="00536D20"/>
    <w:rsid w:val="00536D8D"/>
    <w:rsid w:val="00537DF1"/>
    <w:rsid w:val="00537F18"/>
    <w:rsid w:val="00537F2C"/>
    <w:rsid w:val="0054038B"/>
    <w:rsid w:val="005407A6"/>
    <w:rsid w:val="005408E8"/>
    <w:rsid w:val="00540AA0"/>
    <w:rsid w:val="00540DA3"/>
    <w:rsid w:val="00540E83"/>
    <w:rsid w:val="005412E7"/>
    <w:rsid w:val="0054194D"/>
    <w:rsid w:val="00541FB9"/>
    <w:rsid w:val="00542233"/>
    <w:rsid w:val="005423D2"/>
    <w:rsid w:val="005424CE"/>
    <w:rsid w:val="0054268F"/>
    <w:rsid w:val="00542A70"/>
    <w:rsid w:val="00542A76"/>
    <w:rsid w:val="00542BA3"/>
    <w:rsid w:val="00542C34"/>
    <w:rsid w:val="00542E41"/>
    <w:rsid w:val="00543B56"/>
    <w:rsid w:val="00544A5C"/>
    <w:rsid w:val="00544A9D"/>
    <w:rsid w:val="00544DDE"/>
    <w:rsid w:val="00545C04"/>
    <w:rsid w:val="00545D9A"/>
    <w:rsid w:val="00546165"/>
    <w:rsid w:val="005464CE"/>
    <w:rsid w:val="00546865"/>
    <w:rsid w:val="00546A98"/>
    <w:rsid w:val="00546D3B"/>
    <w:rsid w:val="00546E87"/>
    <w:rsid w:val="00546EB1"/>
    <w:rsid w:val="00547042"/>
    <w:rsid w:val="00547259"/>
    <w:rsid w:val="005473F2"/>
    <w:rsid w:val="005475FA"/>
    <w:rsid w:val="00547702"/>
    <w:rsid w:val="00547EA5"/>
    <w:rsid w:val="00547EF8"/>
    <w:rsid w:val="00550953"/>
    <w:rsid w:val="00550A20"/>
    <w:rsid w:val="00550F9D"/>
    <w:rsid w:val="005511C0"/>
    <w:rsid w:val="00551366"/>
    <w:rsid w:val="0055141B"/>
    <w:rsid w:val="00551432"/>
    <w:rsid w:val="005518B3"/>
    <w:rsid w:val="00551E5E"/>
    <w:rsid w:val="005520EB"/>
    <w:rsid w:val="00552149"/>
    <w:rsid w:val="00552EA8"/>
    <w:rsid w:val="005533F3"/>
    <w:rsid w:val="005534EE"/>
    <w:rsid w:val="00553948"/>
    <w:rsid w:val="00553D4B"/>
    <w:rsid w:val="00553D60"/>
    <w:rsid w:val="0055407A"/>
    <w:rsid w:val="00554345"/>
    <w:rsid w:val="005544D1"/>
    <w:rsid w:val="00554CD4"/>
    <w:rsid w:val="005557D6"/>
    <w:rsid w:val="00555840"/>
    <w:rsid w:val="00555CD1"/>
    <w:rsid w:val="005563D0"/>
    <w:rsid w:val="00556A92"/>
    <w:rsid w:val="00556BBD"/>
    <w:rsid w:val="005571ED"/>
    <w:rsid w:val="00557826"/>
    <w:rsid w:val="00557BFD"/>
    <w:rsid w:val="00557C11"/>
    <w:rsid w:val="005603A5"/>
    <w:rsid w:val="005606DB"/>
    <w:rsid w:val="00560855"/>
    <w:rsid w:val="00560C61"/>
    <w:rsid w:val="00561236"/>
    <w:rsid w:val="0056179F"/>
    <w:rsid w:val="00561BE8"/>
    <w:rsid w:val="00561D61"/>
    <w:rsid w:val="00562AB8"/>
    <w:rsid w:val="00563094"/>
    <w:rsid w:val="00563400"/>
    <w:rsid w:val="0056368B"/>
    <w:rsid w:val="00563DC8"/>
    <w:rsid w:val="0056409E"/>
    <w:rsid w:val="005641E5"/>
    <w:rsid w:val="005643D9"/>
    <w:rsid w:val="005645BD"/>
    <w:rsid w:val="005649CF"/>
    <w:rsid w:val="00564AC8"/>
    <w:rsid w:val="00564E60"/>
    <w:rsid w:val="00564F2D"/>
    <w:rsid w:val="00565224"/>
    <w:rsid w:val="005654FA"/>
    <w:rsid w:val="00565BB3"/>
    <w:rsid w:val="005668FE"/>
    <w:rsid w:val="00566A39"/>
    <w:rsid w:val="00566C54"/>
    <w:rsid w:val="00566CA7"/>
    <w:rsid w:val="0056722E"/>
    <w:rsid w:val="0056751C"/>
    <w:rsid w:val="00567CE3"/>
    <w:rsid w:val="00567F2C"/>
    <w:rsid w:val="00570122"/>
    <w:rsid w:val="0057031E"/>
    <w:rsid w:val="00570466"/>
    <w:rsid w:val="0057119C"/>
    <w:rsid w:val="00571411"/>
    <w:rsid w:val="0057193A"/>
    <w:rsid w:val="00571A80"/>
    <w:rsid w:val="005724E1"/>
    <w:rsid w:val="00572801"/>
    <w:rsid w:val="00572B6E"/>
    <w:rsid w:val="00572F04"/>
    <w:rsid w:val="00572FAD"/>
    <w:rsid w:val="00573208"/>
    <w:rsid w:val="00573D9D"/>
    <w:rsid w:val="00574022"/>
    <w:rsid w:val="0057410C"/>
    <w:rsid w:val="00574997"/>
    <w:rsid w:val="00575A73"/>
    <w:rsid w:val="00575B3F"/>
    <w:rsid w:val="00576447"/>
    <w:rsid w:val="005765E1"/>
    <w:rsid w:val="00576732"/>
    <w:rsid w:val="0057674C"/>
    <w:rsid w:val="005769EA"/>
    <w:rsid w:val="00576C16"/>
    <w:rsid w:val="00576E51"/>
    <w:rsid w:val="005777BA"/>
    <w:rsid w:val="00577C4C"/>
    <w:rsid w:val="0058065C"/>
    <w:rsid w:val="005807BC"/>
    <w:rsid w:val="00580E53"/>
    <w:rsid w:val="0058149C"/>
    <w:rsid w:val="00581813"/>
    <w:rsid w:val="0058190B"/>
    <w:rsid w:val="00582146"/>
    <w:rsid w:val="0058237B"/>
    <w:rsid w:val="005823D5"/>
    <w:rsid w:val="00582508"/>
    <w:rsid w:val="005826D0"/>
    <w:rsid w:val="00582782"/>
    <w:rsid w:val="005829AC"/>
    <w:rsid w:val="005834EE"/>
    <w:rsid w:val="00583F0D"/>
    <w:rsid w:val="00583F70"/>
    <w:rsid w:val="005842D0"/>
    <w:rsid w:val="00584712"/>
    <w:rsid w:val="00584B7E"/>
    <w:rsid w:val="00584EAE"/>
    <w:rsid w:val="00584FE0"/>
    <w:rsid w:val="00585607"/>
    <w:rsid w:val="00585D92"/>
    <w:rsid w:val="00586A7C"/>
    <w:rsid w:val="00587129"/>
    <w:rsid w:val="0058770C"/>
    <w:rsid w:val="00587A79"/>
    <w:rsid w:val="00590404"/>
    <w:rsid w:val="00590421"/>
    <w:rsid w:val="0059064E"/>
    <w:rsid w:val="00590682"/>
    <w:rsid w:val="005907D4"/>
    <w:rsid w:val="00590BA1"/>
    <w:rsid w:val="00590BC5"/>
    <w:rsid w:val="005911F5"/>
    <w:rsid w:val="00591490"/>
    <w:rsid w:val="0059179A"/>
    <w:rsid w:val="0059192C"/>
    <w:rsid w:val="00591A89"/>
    <w:rsid w:val="00591EAE"/>
    <w:rsid w:val="005922AC"/>
    <w:rsid w:val="00592825"/>
    <w:rsid w:val="0059285F"/>
    <w:rsid w:val="00592AAF"/>
    <w:rsid w:val="00593363"/>
    <w:rsid w:val="005933C8"/>
    <w:rsid w:val="005935B6"/>
    <w:rsid w:val="005939FB"/>
    <w:rsid w:val="00593A4C"/>
    <w:rsid w:val="00593B82"/>
    <w:rsid w:val="00594039"/>
    <w:rsid w:val="00594490"/>
    <w:rsid w:val="00594656"/>
    <w:rsid w:val="00594BE4"/>
    <w:rsid w:val="00594CE2"/>
    <w:rsid w:val="00594FDD"/>
    <w:rsid w:val="005952E3"/>
    <w:rsid w:val="005954AE"/>
    <w:rsid w:val="0059564E"/>
    <w:rsid w:val="00595949"/>
    <w:rsid w:val="005959EF"/>
    <w:rsid w:val="0059625B"/>
    <w:rsid w:val="00596555"/>
    <w:rsid w:val="00597232"/>
    <w:rsid w:val="005979E8"/>
    <w:rsid w:val="00597C6A"/>
    <w:rsid w:val="00597F8F"/>
    <w:rsid w:val="005A0126"/>
    <w:rsid w:val="005A0BA5"/>
    <w:rsid w:val="005A1A4B"/>
    <w:rsid w:val="005A1CC1"/>
    <w:rsid w:val="005A1D6C"/>
    <w:rsid w:val="005A1D9A"/>
    <w:rsid w:val="005A282D"/>
    <w:rsid w:val="005A2BA0"/>
    <w:rsid w:val="005A2BF5"/>
    <w:rsid w:val="005A2C73"/>
    <w:rsid w:val="005A2DED"/>
    <w:rsid w:val="005A33EF"/>
    <w:rsid w:val="005A3431"/>
    <w:rsid w:val="005A3567"/>
    <w:rsid w:val="005A356B"/>
    <w:rsid w:val="005A3ADF"/>
    <w:rsid w:val="005A3C3F"/>
    <w:rsid w:val="005A3CE6"/>
    <w:rsid w:val="005A3E75"/>
    <w:rsid w:val="005A48D8"/>
    <w:rsid w:val="005A4D84"/>
    <w:rsid w:val="005A5675"/>
    <w:rsid w:val="005A57CC"/>
    <w:rsid w:val="005A5D3F"/>
    <w:rsid w:val="005A5E03"/>
    <w:rsid w:val="005A5E37"/>
    <w:rsid w:val="005A603A"/>
    <w:rsid w:val="005A6644"/>
    <w:rsid w:val="005A6C5F"/>
    <w:rsid w:val="005A6C88"/>
    <w:rsid w:val="005A7519"/>
    <w:rsid w:val="005A79AF"/>
    <w:rsid w:val="005A7CD8"/>
    <w:rsid w:val="005A7DB4"/>
    <w:rsid w:val="005A7E61"/>
    <w:rsid w:val="005A7F21"/>
    <w:rsid w:val="005B088D"/>
    <w:rsid w:val="005B0CC8"/>
    <w:rsid w:val="005B1284"/>
    <w:rsid w:val="005B1389"/>
    <w:rsid w:val="005B15F7"/>
    <w:rsid w:val="005B1BC3"/>
    <w:rsid w:val="005B1C73"/>
    <w:rsid w:val="005B1EE7"/>
    <w:rsid w:val="005B246E"/>
    <w:rsid w:val="005B247F"/>
    <w:rsid w:val="005B2A1F"/>
    <w:rsid w:val="005B2CA1"/>
    <w:rsid w:val="005B2D3A"/>
    <w:rsid w:val="005B384E"/>
    <w:rsid w:val="005B3D14"/>
    <w:rsid w:val="005B4213"/>
    <w:rsid w:val="005B4868"/>
    <w:rsid w:val="005B4BF5"/>
    <w:rsid w:val="005B4EFB"/>
    <w:rsid w:val="005B52F8"/>
    <w:rsid w:val="005B5531"/>
    <w:rsid w:val="005B57F6"/>
    <w:rsid w:val="005B5E11"/>
    <w:rsid w:val="005B621D"/>
    <w:rsid w:val="005B668B"/>
    <w:rsid w:val="005B69A1"/>
    <w:rsid w:val="005B6F1A"/>
    <w:rsid w:val="005B746A"/>
    <w:rsid w:val="005B7B28"/>
    <w:rsid w:val="005C0496"/>
    <w:rsid w:val="005C07D7"/>
    <w:rsid w:val="005C089C"/>
    <w:rsid w:val="005C0C97"/>
    <w:rsid w:val="005C0E60"/>
    <w:rsid w:val="005C10E7"/>
    <w:rsid w:val="005C1465"/>
    <w:rsid w:val="005C1A16"/>
    <w:rsid w:val="005C2C64"/>
    <w:rsid w:val="005C3386"/>
    <w:rsid w:val="005C36CB"/>
    <w:rsid w:val="005C37BC"/>
    <w:rsid w:val="005C3A62"/>
    <w:rsid w:val="005C3B8C"/>
    <w:rsid w:val="005C40E1"/>
    <w:rsid w:val="005C431E"/>
    <w:rsid w:val="005C48F0"/>
    <w:rsid w:val="005C4951"/>
    <w:rsid w:val="005C49F6"/>
    <w:rsid w:val="005C4D75"/>
    <w:rsid w:val="005C4E8B"/>
    <w:rsid w:val="005C4E94"/>
    <w:rsid w:val="005C552E"/>
    <w:rsid w:val="005C5AB0"/>
    <w:rsid w:val="005C5B73"/>
    <w:rsid w:val="005C5F82"/>
    <w:rsid w:val="005C61EF"/>
    <w:rsid w:val="005C63FE"/>
    <w:rsid w:val="005C652B"/>
    <w:rsid w:val="005C6770"/>
    <w:rsid w:val="005C6A8E"/>
    <w:rsid w:val="005C6B14"/>
    <w:rsid w:val="005C7034"/>
    <w:rsid w:val="005C7093"/>
    <w:rsid w:val="005C759F"/>
    <w:rsid w:val="005C7910"/>
    <w:rsid w:val="005D0192"/>
    <w:rsid w:val="005D0476"/>
    <w:rsid w:val="005D0716"/>
    <w:rsid w:val="005D0927"/>
    <w:rsid w:val="005D0E98"/>
    <w:rsid w:val="005D0F1D"/>
    <w:rsid w:val="005D11FF"/>
    <w:rsid w:val="005D16B2"/>
    <w:rsid w:val="005D19F6"/>
    <w:rsid w:val="005D1BDA"/>
    <w:rsid w:val="005D1F26"/>
    <w:rsid w:val="005D32BC"/>
    <w:rsid w:val="005D3930"/>
    <w:rsid w:val="005D39BA"/>
    <w:rsid w:val="005D3A89"/>
    <w:rsid w:val="005D44BB"/>
    <w:rsid w:val="005D484A"/>
    <w:rsid w:val="005D4CDD"/>
    <w:rsid w:val="005D4E42"/>
    <w:rsid w:val="005D573E"/>
    <w:rsid w:val="005D5A22"/>
    <w:rsid w:val="005D5B7F"/>
    <w:rsid w:val="005D5BFC"/>
    <w:rsid w:val="005D5D5A"/>
    <w:rsid w:val="005D5E7C"/>
    <w:rsid w:val="005D5F93"/>
    <w:rsid w:val="005D6054"/>
    <w:rsid w:val="005D6498"/>
    <w:rsid w:val="005D6D0F"/>
    <w:rsid w:val="005D7018"/>
    <w:rsid w:val="005D70D0"/>
    <w:rsid w:val="005D718E"/>
    <w:rsid w:val="005D78E0"/>
    <w:rsid w:val="005D7ECB"/>
    <w:rsid w:val="005E0477"/>
    <w:rsid w:val="005E04A1"/>
    <w:rsid w:val="005E04F7"/>
    <w:rsid w:val="005E050C"/>
    <w:rsid w:val="005E0BFA"/>
    <w:rsid w:val="005E1394"/>
    <w:rsid w:val="005E1B17"/>
    <w:rsid w:val="005E1F56"/>
    <w:rsid w:val="005E22B2"/>
    <w:rsid w:val="005E27DB"/>
    <w:rsid w:val="005E2ABF"/>
    <w:rsid w:val="005E2BAF"/>
    <w:rsid w:val="005E318D"/>
    <w:rsid w:val="005E33E2"/>
    <w:rsid w:val="005E356A"/>
    <w:rsid w:val="005E3E20"/>
    <w:rsid w:val="005E4013"/>
    <w:rsid w:val="005E4046"/>
    <w:rsid w:val="005E4400"/>
    <w:rsid w:val="005E4E2B"/>
    <w:rsid w:val="005E4EB6"/>
    <w:rsid w:val="005E587A"/>
    <w:rsid w:val="005E5C4B"/>
    <w:rsid w:val="005E5DC8"/>
    <w:rsid w:val="005E6112"/>
    <w:rsid w:val="005E613B"/>
    <w:rsid w:val="005E68D7"/>
    <w:rsid w:val="005E6F99"/>
    <w:rsid w:val="005E756C"/>
    <w:rsid w:val="005E7720"/>
    <w:rsid w:val="005E77C4"/>
    <w:rsid w:val="005E782B"/>
    <w:rsid w:val="005E7FA0"/>
    <w:rsid w:val="005F01E5"/>
    <w:rsid w:val="005F04E5"/>
    <w:rsid w:val="005F0D9D"/>
    <w:rsid w:val="005F171B"/>
    <w:rsid w:val="005F197A"/>
    <w:rsid w:val="005F1BB4"/>
    <w:rsid w:val="005F1FE0"/>
    <w:rsid w:val="005F27C3"/>
    <w:rsid w:val="005F2BEC"/>
    <w:rsid w:val="005F2CA5"/>
    <w:rsid w:val="005F2CFC"/>
    <w:rsid w:val="005F322C"/>
    <w:rsid w:val="005F377A"/>
    <w:rsid w:val="005F387A"/>
    <w:rsid w:val="005F3D86"/>
    <w:rsid w:val="005F406C"/>
    <w:rsid w:val="005F4141"/>
    <w:rsid w:val="005F4159"/>
    <w:rsid w:val="005F4C42"/>
    <w:rsid w:val="005F514B"/>
    <w:rsid w:val="005F5D36"/>
    <w:rsid w:val="005F674F"/>
    <w:rsid w:val="005F69A6"/>
    <w:rsid w:val="005F6B14"/>
    <w:rsid w:val="005F7200"/>
    <w:rsid w:val="005F7203"/>
    <w:rsid w:val="005F7E53"/>
    <w:rsid w:val="005F7EF0"/>
    <w:rsid w:val="00600564"/>
    <w:rsid w:val="006005A5"/>
    <w:rsid w:val="00600DFA"/>
    <w:rsid w:val="00600E0C"/>
    <w:rsid w:val="006012E6"/>
    <w:rsid w:val="00601442"/>
    <w:rsid w:val="00601C02"/>
    <w:rsid w:val="00601D6A"/>
    <w:rsid w:val="006022A8"/>
    <w:rsid w:val="00602726"/>
    <w:rsid w:val="00602770"/>
    <w:rsid w:val="0060314B"/>
    <w:rsid w:val="00603976"/>
    <w:rsid w:val="00603DDF"/>
    <w:rsid w:val="00603E02"/>
    <w:rsid w:val="00603E76"/>
    <w:rsid w:val="00604326"/>
    <w:rsid w:val="00604D4D"/>
    <w:rsid w:val="00604EB3"/>
    <w:rsid w:val="0060528A"/>
    <w:rsid w:val="006053A6"/>
    <w:rsid w:val="00605406"/>
    <w:rsid w:val="00605593"/>
    <w:rsid w:val="006056B4"/>
    <w:rsid w:val="00605BD8"/>
    <w:rsid w:val="00605D39"/>
    <w:rsid w:val="0060605B"/>
    <w:rsid w:val="006063DD"/>
    <w:rsid w:val="0060650A"/>
    <w:rsid w:val="0060671A"/>
    <w:rsid w:val="00606897"/>
    <w:rsid w:val="006069E8"/>
    <w:rsid w:val="006073C0"/>
    <w:rsid w:val="0060792D"/>
    <w:rsid w:val="00607C4A"/>
    <w:rsid w:val="00607C94"/>
    <w:rsid w:val="00607CA2"/>
    <w:rsid w:val="00607E85"/>
    <w:rsid w:val="00611BF3"/>
    <w:rsid w:val="006127F8"/>
    <w:rsid w:val="006128A1"/>
    <w:rsid w:val="0061298E"/>
    <w:rsid w:val="00612DA5"/>
    <w:rsid w:val="00612EF1"/>
    <w:rsid w:val="00613E38"/>
    <w:rsid w:val="00613E66"/>
    <w:rsid w:val="006146AC"/>
    <w:rsid w:val="00614709"/>
    <w:rsid w:val="00614961"/>
    <w:rsid w:val="00614C4F"/>
    <w:rsid w:val="0061507D"/>
    <w:rsid w:val="0061528D"/>
    <w:rsid w:val="006159E7"/>
    <w:rsid w:val="00616121"/>
    <w:rsid w:val="00616420"/>
    <w:rsid w:val="006165C0"/>
    <w:rsid w:val="00616986"/>
    <w:rsid w:val="0061727A"/>
    <w:rsid w:val="0061754F"/>
    <w:rsid w:val="00617576"/>
    <w:rsid w:val="0061773F"/>
    <w:rsid w:val="00617A00"/>
    <w:rsid w:val="00617AB4"/>
    <w:rsid w:val="00617F84"/>
    <w:rsid w:val="006200A7"/>
    <w:rsid w:val="006200D9"/>
    <w:rsid w:val="006200ED"/>
    <w:rsid w:val="00620987"/>
    <w:rsid w:val="00620E16"/>
    <w:rsid w:val="00620F7F"/>
    <w:rsid w:val="00620FC8"/>
    <w:rsid w:val="00621450"/>
    <w:rsid w:val="006219C8"/>
    <w:rsid w:val="00621E94"/>
    <w:rsid w:val="00622124"/>
    <w:rsid w:val="006222B5"/>
    <w:rsid w:val="006223AC"/>
    <w:rsid w:val="006223AF"/>
    <w:rsid w:val="0062254D"/>
    <w:rsid w:val="006228A2"/>
    <w:rsid w:val="0062392C"/>
    <w:rsid w:val="006241FE"/>
    <w:rsid w:val="00624555"/>
    <w:rsid w:val="0062499D"/>
    <w:rsid w:val="00624CB1"/>
    <w:rsid w:val="00624F02"/>
    <w:rsid w:val="006250FD"/>
    <w:rsid w:val="006251BD"/>
    <w:rsid w:val="00625664"/>
    <w:rsid w:val="0062582C"/>
    <w:rsid w:val="00625D39"/>
    <w:rsid w:val="00626331"/>
    <w:rsid w:val="006263A7"/>
    <w:rsid w:val="00626CF4"/>
    <w:rsid w:val="006272AC"/>
    <w:rsid w:val="006277CF"/>
    <w:rsid w:val="0063078B"/>
    <w:rsid w:val="00630D45"/>
    <w:rsid w:val="0063107E"/>
    <w:rsid w:val="00631209"/>
    <w:rsid w:val="00632C48"/>
    <w:rsid w:val="00632CD6"/>
    <w:rsid w:val="00632DBC"/>
    <w:rsid w:val="0063350D"/>
    <w:rsid w:val="006336CD"/>
    <w:rsid w:val="0063371E"/>
    <w:rsid w:val="00633CF7"/>
    <w:rsid w:val="00633DF3"/>
    <w:rsid w:val="00634612"/>
    <w:rsid w:val="0063462D"/>
    <w:rsid w:val="00634AEE"/>
    <w:rsid w:val="00634FE9"/>
    <w:rsid w:val="00635101"/>
    <w:rsid w:val="00635477"/>
    <w:rsid w:val="00635AA3"/>
    <w:rsid w:val="00635D04"/>
    <w:rsid w:val="00635DA4"/>
    <w:rsid w:val="00635F5E"/>
    <w:rsid w:val="006362EC"/>
    <w:rsid w:val="00636428"/>
    <w:rsid w:val="00636F93"/>
    <w:rsid w:val="006371BA"/>
    <w:rsid w:val="00637BED"/>
    <w:rsid w:val="00641515"/>
    <w:rsid w:val="006416F8"/>
    <w:rsid w:val="00641A61"/>
    <w:rsid w:val="00641D09"/>
    <w:rsid w:val="00641F19"/>
    <w:rsid w:val="00641F21"/>
    <w:rsid w:val="00641F9E"/>
    <w:rsid w:val="00642237"/>
    <w:rsid w:val="0064225A"/>
    <w:rsid w:val="006422CD"/>
    <w:rsid w:val="0064253C"/>
    <w:rsid w:val="006429DC"/>
    <w:rsid w:val="00642E2B"/>
    <w:rsid w:val="00643F79"/>
    <w:rsid w:val="006445DE"/>
    <w:rsid w:val="0064467C"/>
    <w:rsid w:val="006448B0"/>
    <w:rsid w:val="006448FA"/>
    <w:rsid w:val="006457F5"/>
    <w:rsid w:val="00645A92"/>
    <w:rsid w:val="00645ACA"/>
    <w:rsid w:val="00645C5B"/>
    <w:rsid w:val="00645D26"/>
    <w:rsid w:val="00646375"/>
    <w:rsid w:val="00646EDB"/>
    <w:rsid w:val="0064713B"/>
    <w:rsid w:val="006504EF"/>
    <w:rsid w:val="00650517"/>
    <w:rsid w:val="00650669"/>
    <w:rsid w:val="00650E43"/>
    <w:rsid w:val="006522D9"/>
    <w:rsid w:val="00652DEE"/>
    <w:rsid w:val="00653036"/>
    <w:rsid w:val="0065348F"/>
    <w:rsid w:val="00653C83"/>
    <w:rsid w:val="006542BF"/>
    <w:rsid w:val="00654C03"/>
    <w:rsid w:val="00654C92"/>
    <w:rsid w:val="00654E1F"/>
    <w:rsid w:val="006554A2"/>
    <w:rsid w:val="00655533"/>
    <w:rsid w:val="00655719"/>
    <w:rsid w:val="00656118"/>
    <w:rsid w:val="00656BF1"/>
    <w:rsid w:val="00656C5F"/>
    <w:rsid w:val="00657001"/>
    <w:rsid w:val="00657088"/>
    <w:rsid w:val="00657294"/>
    <w:rsid w:val="00657D9C"/>
    <w:rsid w:val="00660909"/>
    <w:rsid w:val="00660B01"/>
    <w:rsid w:val="00660FF9"/>
    <w:rsid w:val="0066224E"/>
    <w:rsid w:val="006628EC"/>
    <w:rsid w:val="00662B72"/>
    <w:rsid w:val="00662D27"/>
    <w:rsid w:val="00663454"/>
    <w:rsid w:val="00663871"/>
    <w:rsid w:val="00663914"/>
    <w:rsid w:val="00663E6C"/>
    <w:rsid w:val="006642FD"/>
    <w:rsid w:val="00664A3A"/>
    <w:rsid w:val="00664FEF"/>
    <w:rsid w:val="006651C9"/>
    <w:rsid w:val="00665737"/>
    <w:rsid w:val="0066577B"/>
    <w:rsid w:val="006659E1"/>
    <w:rsid w:val="00665F69"/>
    <w:rsid w:val="00665F91"/>
    <w:rsid w:val="00666107"/>
    <w:rsid w:val="00666686"/>
    <w:rsid w:val="00666A95"/>
    <w:rsid w:val="00667118"/>
    <w:rsid w:val="00667610"/>
    <w:rsid w:val="006676E3"/>
    <w:rsid w:val="00667DF5"/>
    <w:rsid w:val="00670629"/>
    <w:rsid w:val="00670A2E"/>
    <w:rsid w:val="00670ED2"/>
    <w:rsid w:val="00670F12"/>
    <w:rsid w:val="006712BE"/>
    <w:rsid w:val="006712F5"/>
    <w:rsid w:val="0067216A"/>
    <w:rsid w:val="006721C5"/>
    <w:rsid w:val="0067227E"/>
    <w:rsid w:val="006726A3"/>
    <w:rsid w:val="00672C95"/>
    <w:rsid w:val="00672CC0"/>
    <w:rsid w:val="00672F7A"/>
    <w:rsid w:val="00672FB3"/>
    <w:rsid w:val="00673838"/>
    <w:rsid w:val="00673B29"/>
    <w:rsid w:val="00673B33"/>
    <w:rsid w:val="00674793"/>
    <w:rsid w:val="00674F42"/>
    <w:rsid w:val="0067501B"/>
    <w:rsid w:val="0067566C"/>
    <w:rsid w:val="0067593D"/>
    <w:rsid w:val="00676044"/>
    <w:rsid w:val="00676128"/>
    <w:rsid w:val="006762CF"/>
    <w:rsid w:val="0067631E"/>
    <w:rsid w:val="006763F5"/>
    <w:rsid w:val="00676451"/>
    <w:rsid w:val="00676516"/>
    <w:rsid w:val="0067688A"/>
    <w:rsid w:val="006768EA"/>
    <w:rsid w:val="00676938"/>
    <w:rsid w:val="00677CBC"/>
    <w:rsid w:val="00677F07"/>
    <w:rsid w:val="006804F5"/>
    <w:rsid w:val="0068077E"/>
    <w:rsid w:val="00680F34"/>
    <w:rsid w:val="00680FCC"/>
    <w:rsid w:val="0068103B"/>
    <w:rsid w:val="006812F2"/>
    <w:rsid w:val="00681689"/>
    <w:rsid w:val="00681895"/>
    <w:rsid w:val="00681C81"/>
    <w:rsid w:val="00681CC4"/>
    <w:rsid w:val="00681E67"/>
    <w:rsid w:val="006823AF"/>
    <w:rsid w:val="00682419"/>
    <w:rsid w:val="006825C4"/>
    <w:rsid w:val="00682770"/>
    <w:rsid w:val="006827A3"/>
    <w:rsid w:val="006827EF"/>
    <w:rsid w:val="00682B46"/>
    <w:rsid w:val="00682DBA"/>
    <w:rsid w:val="00682F28"/>
    <w:rsid w:val="00683068"/>
    <w:rsid w:val="0068341B"/>
    <w:rsid w:val="00683670"/>
    <w:rsid w:val="0068392A"/>
    <w:rsid w:val="00683C6E"/>
    <w:rsid w:val="00683E44"/>
    <w:rsid w:val="006840A1"/>
    <w:rsid w:val="006843E0"/>
    <w:rsid w:val="00684609"/>
    <w:rsid w:val="00684976"/>
    <w:rsid w:val="00684C4D"/>
    <w:rsid w:val="00684CA9"/>
    <w:rsid w:val="00684FB8"/>
    <w:rsid w:val="0068515B"/>
    <w:rsid w:val="006857FF"/>
    <w:rsid w:val="00685B67"/>
    <w:rsid w:val="00685BB4"/>
    <w:rsid w:val="00685D2D"/>
    <w:rsid w:val="00686AA8"/>
    <w:rsid w:val="00686D08"/>
    <w:rsid w:val="00686D54"/>
    <w:rsid w:val="00687996"/>
    <w:rsid w:val="00687D03"/>
    <w:rsid w:val="006904A3"/>
    <w:rsid w:val="0069096A"/>
    <w:rsid w:val="00690B70"/>
    <w:rsid w:val="00690BB8"/>
    <w:rsid w:val="00690C8B"/>
    <w:rsid w:val="00690CA1"/>
    <w:rsid w:val="00690EDA"/>
    <w:rsid w:val="00691913"/>
    <w:rsid w:val="00691EC9"/>
    <w:rsid w:val="006922B3"/>
    <w:rsid w:val="00692CAA"/>
    <w:rsid w:val="00693324"/>
    <w:rsid w:val="00693406"/>
    <w:rsid w:val="006934A9"/>
    <w:rsid w:val="00693829"/>
    <w:rsid w:val="00693AF6"/>
    <w:rsid w:val="00694318"/>
    <w:rsid w:val="00694354"/>
    <w:rsid w:val="006946A6"/>
    <w:rsid w:val="00694E07"/>
    <w:rsid w:val="00694F5E"/>
    <w:rsid w:val="00694F82"/>
    <w:rsid w:val="006962EE"/>
    <w:rsid w:val="00696CA5"/>
    <w:rsid w:val="00696DBF"/>
    <w:rsid w:val="00696E5D"/>
    <w:rsid w:val="00697322"/>
    <w:rsid w:val="006974F4"/>
    <w:rsid w:val="006975A1"/>
    <w:rsid w:val="00697DAB"/>
    <w:rsid w:val="006A022D"/>
    <w:rsid w:val="006A0C07"/>
    <w:rsid w:val="006A0D00"/>
    <w:rsid w:val="006A0D81"/>
    <w:rsid w:val="006A0F9A"/>
    <w:rsid w:val="006A1D35"/>
    <w:rsid w:val="006A261B"/>
    <w:rsid w:val="006A271B"/>
    <w:rsid w:val="006A2EAB"/>
    <w:rsid w:val="006A324E"/>
    <w:rsid w:val="006A3BCC"/>
    <w:rsid w:val="006A3C3D"/>
    <w:rsid w:val="006A42D6"/>
    <w:rsid w:val="006A477C"/>
    <w:rsid w:val="006A4D5E"/>
    <w:rsid w:val="006A53D6"/>
    <w:rsid w:val="006A5891"/>
    <w:rsid w:val="006A59DA"/>
    <w:rsid w:val="006A5E48"/>
    <w:rsid w:val="006A5F55"/>
    <w:rsid w:val="006A6752"/>
    <w:rsid w:val="006A68AB"/>
    <w:rsid w:val="006A6EA8"/>
    <w:rsid w:val="006A736F"/>
    <w:rsid w:val="006A740F"/>
    <w:rsid w:val="006A78FD"/>
    <w:rsid w:val="006A7918"/>
    <w:rsid w:val="006A7944"/>
    <w:rsid w:val="006A7BC2"/>
    <w:rsid w:val="006A7EC8"/>
    <w:rsid w:val="006B0245"/>
    <w:rsid w:val="006B028D"/>
    <w:rsid w:val="006B02E0"/>
    <w:rsid w:val="006B0655"/>
    <w:rsid w:val="006B068E"/>
    <w:rsid w:val="006B0899"/>
    <w:rsid w:val="006B0D41"/>
    <w:rsid w:val="006B0DAE"/>
    <w:rsid w:val="006B1440"/>
    <w:rsid w:val="006B1974"/>
    <w:rsid w:val="006B1D05"/>
    <w:rsid w:val="006B1E52"/>
    <w:rsid w:val="006B1E59"/>
    <w:rsid w:val="006B1ED6"/>
    <w:rsid w:val="006B249C"/>
    <w:rsid w:val="006B2643"/>
    <w:rsid w:val="006B275B"/>
    <w:rsid w:val="006B31A9"/>
    <w:rsid w:val="006B3502"/>
    <w:rsid w:val="006B3D80"/>
    <w:rsid w:val="006B4270"/>
    <w:rsid w:val="006B4492"/>
    <w:rsid w:val="006B47C8"/>
    <w:rsid w:val="006B4B2A"/>
    <w:rsid w:val="006B51C0"/>
    <w:rsid w:val="006B56BB"/>
    <w:rsid w:val="006B5A1A"/>
    <w:rsid w:val="006B6019"/>
    <w:rsid w:val="006B6215"/>
    <w:rsid w:val="006B6637"/>
    <w:rsid w:val="006B6654"/>
    <w:rsid w:val="006B69E8"/>
    <w:rsid w:val="006B6A4D"/>
    <w:rsid w:val="006B6FDC"/>
    <w:rsid w:val="006B7250"/>
    <w:rsid w:val="006B78FA"/>
    <w:rsid w:val="006B7C89"/>
    <w:rsid w:val="006C02B8"/>
    <w:rsid w:val="006C03C5"/>
    <w:rsid w:val="006C096A"/>
    <w:rsid w:val="006C12BB"/>
    <w:rsid w:val="006C20AC"/>
    <w:rsid w:val="006C228F"/>
    <w:rsid w:val="006C2671"/>
    <w:rsid w:val="006C2D15"/>
    <w:rsid w:val="006C30C0"/>
    <w:rsid w:val="006C3267"/>
    <w:rsid w:val="006C345E"/>
    <w:rsid w:val="006C37B6"/>
    <w:rsid w:val="006C38A3"/>
    <w:rsid w:val="006C3BD6"/>
    <w:rsid w:val="006C4946"/>
    <w:rsid w:val="006C4B03"/>
    <w:rsid w:val="006C4C3E"/>
    <w:rsid w:val="006C4E87"/>
    <w:rsid w:val="006C4EFF"/>
    <w:rsid w:val="006C52A0"/>
    <w:rsid w:val="006C52F4"/>
    <w:rsid w:val="006C53D3"/>
    <w:rsid w:val="006C60EB"/>
    <w:rsid w:val="006C62D5"/>
    <w:rsid w:val="006C699E"/>
    <w:rsid w:val="006C7404"/>
    <w:rsid w:val="006C75DA"/>
    <w:rsid w:val="006C7911"/>
    <w:rsid w:val="006D0235"/>
    <w:rsid w:val="006D063B"/>
    <w:rsid w:val="006D0A57"/>
    <w:rsid w:val="006D0B8C"/>
    <w:rsid w:val="006D0ED2"/>
    <w:rsid w:val="006D1672"/>
    <w:rsid w:val="006D195F"/>
    <w:rsid w:val="006D1AE1"/>
    <w:rsid w:val="006D1AF7"/>
    <w:rsid w:val="006D1DD3"/>
    <w:rsid w:val="006D1E75"/>
    <w:rsid w:val="006D237B"/>
    <w:rsid w:val="006D247D"/>
    <w:rsid w:val="006D2940"/>
    <w:rsid w:val="006D2E1E"/>
    <w:rsid w:val="006D34C2"/>
    <w:rsid w:val="006D3AE4"/>
    <w:rsid w:val="006D3AF5"/>
    <w:rsid w:val="006D3E9D"/>
    <w:rsid w:val="006D3F6F"/>
    <w:rsid w:val="006D55B4"/>
    <w:rsid w:val="006D55FE"/>
    <w:rsid w:val="006D5D14"/>
    <w:rsid w:val="006D608C"/>
    <w:rsid w:val="006D68EC"/>
    <w:rsid w:val="006D6ACC"/>
    <w:rsid w:val="006D6FD5"/>
    <w:rsid w:val="006D70E8"/>
    <w:rsid w:val="006D7575"/>
    <w:rsid w:val="006D7A0F"/>
    <w:rsid w:val="006E0904"/>
    <w:rsid w:val="006E095B"/>
    <w:rsid w:val="006E1E21"/>
    <w:rsid w:val="006E2550"/>
    <w:rsid w:val="006E2B1A"/>
    <w:rsid w:val="006E2ED4"/>
    <w:rsid w:val="006E330C"/>
    <w:rsid w:val="006E3424"/>
    <w:rsid w:val="006E36CB"/>
    <w:rsid w:val="006E3C8D"/>
    <w:rsid w:val="006E3E1F"/>
    <w:rsid w:val="006E46F0"/>
    <w:rsid w:val="006E4745"/>
    <w:rsid w:val="006E4CF6"/>
    <w:rsid w:val="006E4FBF"/>
    <w:rsid w:val="006E529B"/>
    <w:rsid w:val="006E6B2B"/>
    <w:rsid w:val="006E7054"/>
    <w:rsid w:val="006E7062"/>
    <w:rsid w:val="006E7623"/>
    <w:rsid w:val="006E7757"/>
    <w:rsid w:val="006F018A"/>
    <w:rsid w:val="006F0B6B"/>
    <w:rsid w:val="006F0E5B"/>
    <w:rsid w:val="006F1129"/>
    <w:rsid w:val="006F1510"/>
    <w:rsid w:val="006F170C"/>
    <w:rsid w:val="006F1ABF"/>
    <w:rsid w:val="006F2256"/>
    <w:rsid w:val="006F233A"/>
    <w:rsid w:val="006F26DB"/>
    <w:rsid w:val="006F2B14"/>
    <w:rsid w:val="006F2B78"/>
    <w:rsid w:val="006F2C03"/>
    <w:rsid w:val="006F3225"/>
    <w:rsid w:val="006F3385"/>
    <w:rsid w:val="006F38A1"/>
    <w:rsid w:val="006F3934"/>
    <w:rsid w:val="006F3A04"/>
    <w:rsid w:val="006F3FEC"/>
    <w:rsid w:val="006F414B"/>
    <w:rsid w:val="006F43D4"/>
    <w:rsid w:val="006F43EB"/>
    <w:rsid w:val="006F48BF"/>
    <w:rsid w:val="006F54CE"/>
    <w:rsid w:val="006F5602"/>
    <w:rsid w:val="006F5728"/>
    <w:rsid w:val="006F5842"/>
    <w:rsid w:val="006F5AD4"/>
    <w:rsid w:val="006F5C55"/>
    <w:rsid w:val="006F77B4"/>
    <w:rsid w:val="006F786A"/>
    <w:rsid w:val="006F79FB"/>
    <w:rsid w:val="007002AE"/>
    <w:rsid w:val="007003F6"/>
    <w:rsid w:val="00700690"/>
    <w:rsid w:val="00700877"/>
    <w:rsid w:val="007009C7"/>
    <w:rsid w:val="00700BAB"/>
    <w:rsid w:val="00701075"/>
    <w:rsid w:val="00701ACC"/>
    <w:rsid w:val="00701B8D"/>
    <w:rsid w:val="00701B9B"/>
    <w:rsid w:val="00701C84"/>
    <w:rsid w:val="00701F65"/>
    <w:rsid w:val="007029D2"/>
    <w:rsid w:val="00703843"/>
    <w:rsid w:val="00703EFC"/>
    <w:rsid w:val="0070483E"/>
    <w:rsid w:val="007049D9"/>
    <w:rsid w:val="00704B93"/>
    <w:rsid w:val="00704D08"/>
    <w:rsid w:val="007051D2"/>
    <w:rsid w:val="007056F6"/>
    <w:rsid w:val="00705837"/>
    <w:rsid w:val="00705970"/>
    <w:rsid w:val="00705C64"/>
    <w:rsid w:val="00705FDB"/>
    <w:rsid w:val="0070684A"/>
    <w:rsid w:val="0070712F"/>
    <w:rsid w:val="00707315"/>
    <w:rsid w:val="00707400"/>
    <w:rsid w:val="00707442"/>
    <w:rsid w:val="0070797B"/>
    <w:rsid w:val="00710048"/>
    <w:rsid w:val="0071066C"/>
    <w:rsid w:val="007106AA"/>
    <w:rsid w:val="007107C2"/>
    <w:rsid w:val="0071097A"/>
    <w:rsid w:val="007109A3"/>
    <w:rsid w:val="00710DEA"/>
    <w:rsid w:val="00710F68"/>
    <w:rsid w:val="00711A28"/>
    <w:rsid w:val="00711A94"/>
    <w:rsid w:val="00711E5A"/>
    <w:rsid w:val="00711F5E"/>
    <w:rsid w:val="007128BA"/>
    <w:rsid w:val="00712FDF"/>
    <w:rsid w:val="00713D13"/>
    <w:rsid w:val="00713D5C"/>
    <w:rsid w:val="007140F8"/>
    <w:rsid w:val="00715218"/>
    <w:rsid w:val="007154B9"/>
    <w:rsid w:val="00715591"/>
    <w:rsid w:val="00715871"/>
    <w:rsid w:val="00715A1F"/>
    <w:rsid w:val="007162DD"/>
    <w:rsid w:val="007165CE"/>
    <w:rsid w:val="0071692D"/>
    <w:rsid w:val="00716942"/>
    <w:rsid w:val="00716B12"/>
    <w:rsid w:val="00716F3A"/>
    <w:rsid w:val="007170A1"/>
    <w:rsid w:val="00717632"/>
    <w:rsid w:val="00717934"/>
    <w:rsid w:val="00717A45"/>
    <w:rsid w:val="00717A7D"/>
    <w:rsid w:val="00720619"/>
    <w:rsid w:val="00721351"/>
    <w:rsid w:val="0072139D"/>
    <w:rsid w:val="00721739"/>
    <w:rsid w:val="0072185F"/>
    <w:rsid w:val="00721ECC"/>
    <w:rsid w:val="00721FEE"/>
    <w:rsid w:val="007220CF"/>
    <w:rsid w:val="0072261C"/>
    <w:rsid w:val="0072276B"/>
    <w:rsid w:val="00722DFA"/>
    <w:rsid w:val="00722EFC"/>
    <w:rsid w:val="007231DB"/>
    <w:rsid w:val="007233E1"/>
    <w:rsid w:val="007233EE"/>
    <w:rsid w:val="007235C4"/>
    <w:rsid w:val="00723A3C"/>
    <w:rsid w:val="00724618"/>
    <w:rsid w:val="0072499F"/>
    <w:rsid w:val="00724A83"/>
    <w:rsid w:val="00724BE7"/>
    <w:rsid w:val="00724F97"/>
    <w:rsid w:val="0072549B"/>
    <w:rsid w:val="00725B98"/>
    <w:rsid w:val="00725E91"/>
    <w:rsid w:val="007260C3"/>
    <w:rsid w:val="0072635B"/>
    <w:rsid w:val="007264E5"/>
    <w:rsid w:val="00726AE9"/>
    <w:rsid w:val="00726ECD"/>
    <w:rsid w:val="00726F49"/>
    <w:rsid w:val="0072726D"/>
    <w:rsid w:val="00727371"/>
    <w:rsid w:val="00727455"/>
    <w:rsid w:val="007276BD"/>
    <w:rsid w:val="00727D97"/>
    <w:rsid w:val="00730403"/>
    <w:rsid w:val="00730A0B"/>
    <w:rsid w:val="00730A95"/>
    <w:rsid w:val="007318D4"/>
    <w:rsid w:val="007319AD"/>
    <w:rsid w:val="00731C89"/>
    <w:rsid w:val="00732438"/>
    <w:rsid w:val="0073244C"/>
    <w:rsid w:val="0073262D"/>
    <w:rsid w:val="0073298F"/>
    <w:rsid w:val="00732A8E"/>
    <w:rsid w:val="00732AE1"/>
    <w:rsid w:val="00732CC5"/>
    <w:rsid w:val="007337B4"/>
    <w:rsid w:val="00733BDA"/>
    <w:rsid w:val="00733CB6"/>
    <w:rsid w:val="00733E89"/>
    <w:rsid w:val="0073437E"/>
    <w:rsid w:val="007348DC"/>
    <w:rsid w:val="00734E33"/>
    <w:rsid w:val="007350D7"/>
    <w:rsid w:val="0073510B"/>
    <w:rsid w:val="007351DF"/>
    <w:rsid w:val="007355F3"/>
    <w:rsid w:val="00735721"/>
    <w:rsid w:val="00735A97"/>
    <w:rsid w:val="00735E0E"/>
    <w:rsid w:val="00735F8E"/>
    <w:rsid w:val="0073632A"/>
    <w:rsid w:val="00736506"/>
    <w:rsid w:val="00736804"/>
    <w:rsid w:val="0073699D"/>
    <w:rsid w:val="00736A1D"/>
    <w:rsid w:val="00736B67"/>
    <w:rsid w:val="00737B43"/>
    <w:rsid w:val="007405FF"/>
    <w:rsid w:val="00740A15"/>
    <w:rsid w:val="00740C15"/>
    <w:rsid w:val="00740DBB"/>
    <w:rsid w:val="00740F2C"/>
    <w:rsid w:val="007413B9"/>
    <w:rsid w:val="0074202D"/>
    <w:rsid w:val="007425A2"/>
    <w:rsid w:val="00742884"/>
    <w:rsid w:val="007428E2"/>
    <w:rsid w:val="00742B16"/>
    <w:rsid w:val="00742EF6"/>
    <w:rsid w:val="00743870"/>
    <w:rsid w:val="00743B18"/>
    <w:rsid w:val="00743B77"/>
    <w:rsid w:val="007441D6"/>
    <w:rsid w:val="007442D7"/>
    <w:rsid w:val="00744309"/>
    <w:rsid w:val="007444F6"/>
    <w:rsid w:val="00745327"/>
    <w:rsid w:val="00745543"/>
    <w:rsid w:val="007459A9"/>
    <w:rsid w:val="00746D4F"/>
    <w:rsid w:val="007471E0"/>
    <w:rsid w:val="007473CB"/>
    <w:rsid w:val="00747522"/>
    <w:rsid w:val="00747C27"/>
    <w:rsid w:val="00750617"/>
    <w:rsid w:val="00750629"/>
    <w:rsid w:val="007506CE"/>
    <w:rsid w:val="007507F5"/>
    <w:rsid w:val="007508DF"/>
    <w:rsid w:val="0075094C"/>
    <w:rsid w:val="00750CB4"/>
    <w:rsid w:val="00750D01"/>
    <w:rsid w:val="00750EF3"/>
    <w:rsid w:val="00750F01"/>
    <w:rsid w:val="007510E8"/>
    <w:rsid w:val="00751333"/>
    <w:rsid w:val="007513CF"/>
    <w:rsid w:val="00751CF2"/>
    <w:rsid w:val="00751CFA"/>
    <w:rsid w:val="0075216B"/>
    <w:rsid w:val="00752E19"/>
    <w:rsid w:val="00752EC5"/>
    <w:rsid w:val="007533A7"/>
    <w:rsid w:val="00753788"/>
    <w:rsid w:val="007537B9"/>
    <w:rsid w:val="007539E9"/>
    <w:rsid w:val="007544B2"/>
    <w:rsid w:val="007546FD"/>
    <w:rsid w:val="00755223"/>
    <w:rsid w:val="00755632"/>
    <w:rsid w:val="00755799"/>
    <w:rsid w:val="00755C39"/>
    <w:rsid w:val="00755CD3"/>
    <w:rsid w:val="0075605F"/>
    <w:rsid w:val="007565B3"/>
    <w:rsid w:val="007567F0"/>
    <w:rsid w:val="00756B02"/>
    <w:rsid w:val="00757BD5"/>
    <w:rsid w:val="00757CD1"/>
    <w:rsid w:val="00757F39"/>
    <w:rsid w:val="00757FE8"/>
    <w:rsid w:val="007600AF"/>
    <w:rsid w:val="00760168"/>
    <w:rsid w:val="007603F3"/>
    <w:rsid w:val="0076064B"/>
    <w:rsid w:val="00760E80"/>
    <w:rsid w:val="00760F10"/>
    <w:rsid w:val="00761068"/>
    <w:rsid w:val="0076158A"/>
    <w:rsid w:val="00762296"/>
    <w:rsid w:val="0076251B"/>
    <w:rsid w:val="0076261E"/>
    <w:rsid w:val="00762C13"/>
    <w:rsid w:val="00762F6E"/>
    <w:rsid w:val="00762FDB"/>
    <w:rsid w:val="0076398B"/>
    <w:rsid w:val="00763C05"/>
    <w:rsid w:val="00763CBC"/>
    <w:rsid w:val="00763F65"/>
    <w:rsid w:val="00763FDA"/>
    <w:rsid w:val="00764112"/>
    <w:rsid w:val="0076423A"/>
    <w:rsid w:val="007646B8"/>
    <w:rsid w:val="007647DC"/>
    <w:rsid w:val="0076545C"/>
    <w:rsid w:val="00765497"/>
    <w:rsid w:val="007654A4"/>
    <w:rsid w:val="0076553C"/>
    <w:rsid w:val="00765D2C"/>
    <w:rsid w:val="00765EF7"/>
    <w:rsid w:val="00765F8D"/>
    <w:rsid w:val="00766462"/>
    <w:rsid w:val="0076666A"/>
    <w:rsid w:val="007674CD"/>
    <w:rsid w:val="00767AF9"/>
    <w:rsid w:val="00767B8E"/>
    <w:rsid w:val="00770446"/>
    <w:rsid w:val="00771C80"/>
    <w:rsid w:val="00772506"/>
    <w:rsid w:val="00772872"/>
    <w:rsid w:val="007731B7"/>
    <w:rsid w:val="0077336D"/>
    <w:rsid w:val="00773466"/>
    <w:rsid w:val="007734FF"/>
    <w:rsid w:val="007735AA"/>
    <w:rsid w:val="00773960"/>
    <w:rsid w:val="00773B49"/>
    <w:rsid w:val="00773B70"/>
    <w:rsid w:val="00774253"/>
    <w:rsid w:val="007743C7"/>
    <w:rsid w:val="007746ED"/>
    <w:rsid w:val="00774906"/>
    <w:rsid w:val="00774ECB"/>
    <w:rsid w:val="00775A3F"/>
    <w:rsid w:val="00775C54"/>
    <w:rsid w:val="007760FB"/>
    <w:rsid w:val="00776195"/>
    <w:rsid w:val="007765EC"/>
    <w:rsid w:val="00776DA7"/>
    <w:rsid w:val="00776FDA"/>
    <w:rsid w:val="00777C57"/>
    <w:rsid w:val="00777FC1"/>
    <w:rsid w:val="007807BD"/>
    <w:rsid w:val="00780FAD"/>
    <w:rsid w:val="0078130A"/>
    <w:rsid w:val="0078239B"/>
    <w:rsid w:val="00782640"/>
    <w:rsid w:val="00782893"/>
    <w:rsid w:val="00782C2C"/>
    <w:rsid w:val="00782CA7"/>
    <w:rsid w:val="00782E12"/>
    <w:rsid w:val="00783507"/>
    <w:rsid w:val="0078351B"/>
    <w:rsid w:val="007839FE"/>
    <w:rsid w:val="00783BC8"/>
    <w:rsid w:val="00784B3A"/>
    <w:rsid w:val="00784C2A"/>
    <w:rsid w:val="00785111"/>
    <w:rsid w:val="0078540A"/>
    <w:rsid w:val="007855B3"/>
    <w:rsid w:val="007855E8"/>
    <w:rsid w:val="0078561C"/>
    <w:rsid w:val="0078574E"/>
    <w:rsid w:val="007859C0"/>
    <w:rsid w:val="007860BB"/>
    <w:rsid w:val="00787091"/>
    <w:rsid w:val="007875BE"/>
    <w:rsid w:val="00787D81"/>
    <w:rsid w:val="00790373"/>
    <w:rsid w:val="0079092D"/>
    <w:rsid w:val="00790C39"/>
    <w:rsid w:val="0079110E"/>
    <w:rsid w:val="00791AAF"/>
    <w:rsid w:val="00791B2D"/>
    <w:rsid w:val="00791B77"/>
    <w:rsid w:val="00792710"/>
    <w:rsid w:val="00792950"/>
    <w:rsid w:val="00792BDA"/>
    <w:rsid w:val="0079458E"/>
    <w:rsid w:val="007946A7"/>
    <w:rsid w:val="00795176"/>
    <w:rsid w:val="007959F3"/>
    <w:rsid w:val="00795AEA"/>
    <w:rsid w:val="007960F4"/>
    <w:rsid w:val="00796292"/>
    <w:rsid w:val="00796309"/>
    <w:rsid w:val="0079680A"/>
    <w:rsid w:val="00796A87"/>
    <w:rsid w:val="00796CB3"/>
    <w:rsid w:val="0079728B"/>
    <w:rsid w:val="007973B9"/>
    <w:rsid w:val="00797487"/>
    <w:rsid w:val="007979A3"/>
    <w:rsid w:val="00797D00"/>
    <w:rsid w:val="00797E4C"/>
    <w:rsid w:val="007A01E5"/>
    <w:rsid w:val="007A0235"/>
    <w:rsid w:val="007A068D"/>
    <w:rsid w:val="007A0F30"/>
    <w:rsid w:val="007A1683"/>
    <w:rsid w:val="007A1A14"/>
    <w:rsid w:val="007A1AE0"/>
    <w:rsid w:val="007A2008"/>
    <w:rsid w:val="007A2230"/>
    <w:rsid w:val="007A24B4"/>
    <w:rsid w:val="007A261A"/>
    <w:rsid w:val="007A3408"/>
    <w:rsid w:val="007A35BB"/>
    <w:rsid w:val="007A37E5"/>
    <w:rsid w:val="007A38FF"/>
    <w:rsid w:val="007A3A55"/>
    <w:rsid w:val="007A3D90"/>
    <w:rsid w:val="007A4061"/>
    <w:rsid w:val="007A40D4"/>
    <w:rsid w:val="007A4AEA"/>
    <w:rsid w:val="007A4E3D"/>
    <w:rsid w:val="007A522B"/>
    <w:rsid w:val="007A5368"/>
    <w:rsid w:val="007A6277"/>
    <w:rsid w:val="007A6383"/>
    <w:rsid w:val="007A6510"/>
    <w:rsid w:val="007A6581"/>
    <w:rsid w:val="007A66B2"/>
    <w:rsid w:val="007A7B2C"/>
    <w:rsid w:val="007A7D7A"/>
    <w:rsid w:val="007A7DB2"/>
    <w:rsid w:val="007B03AA"/>
    <w:rsid w:val="007B0570"/>
    <w:rsid w:val="007B10F0"/>
    <w:rsid w:val="007B1272"/>
    <w:rsid w:val="007B145D"/>
    <w:rsid w:val="007B1C92"/>
    <w:rsid w:val="007B1EDB"/>
    <w:rsid w:val="007B2080"/>
    <w:rsid w:val="007B2A7E"/>
    <w:rsid w:val="007B2F33"/>
    <w:rsid w:val="007B329E"/>
    <w:rsid w:val="007B349B"/>
    <w:rsid w:val="007B3DB7"/>
    <w:rsid w:val="007B3E29"/>
    <w:rsid w:val="007B3E77"/>
    <w:rsid w:val="007B407D"/>
    <w:rsid w:val="007B45F0"/>
    <w:rsid w:val="007B4796"/>
    <w:rsid w:val="007B49AE"/>
    <w:rsid w:val="007B4B26"/>
    <w:rsid w:val="007B53FB"/>
    <w:rsid w:val="007B56B6"/>
    <w:rsid w:val="007B5763"/>
    <w:rsid w:val="007B5EEF"/>
    <w:rsid w:val="007B6056"/>
    <w:rsid w:val="007B60F7"/>
    <w:rsid w:val="007B63A7"/>
    <w:rsid w:val="007B63C2"/>
    <w:rsid w:val="007B683F"/>
    <w:rsid w:val="007B6977"/>
    <w:rsid w:val="007B6B8A"/>
    <w:rsid w:val="007B727B"/>
    <w:rsid w:val="007B77AB"/>
    <w:rsid w:val="007B78C6"/>
    <w:rsid w:val="007B7A56"/>
    <w:rsid w:val="007C02DB"/>
    <w:rsid w:val="007C041D"/>
    <w:rsid w:val="007C069F"/>
    <w:rsid w:val="007C09ED"/>
    <w:rsid w:val="007C0ECC"/>
    <w:rsid w:val="007C134F"/>
    <w:rsid w:val="007C1405"/>
    <w:rsid w:val="007C16EA"/>
    <w:rsid w:val="007C17AE"/>
    <w:rsid w:val="007C1A3A"/>
    <w:rsid w:val="007C1BDF"/>
    <w:rsid w:val="007C2364"/>
    <w:rsid w:val="007C2595"/>
    <w:rsid w:val="007C2A7B"/>
    <w:rsid w:val="007C3774"/>
    <w:rsid w:val="007C3BC4"/>
    <w:rsid w:val="007C3C44"/>
    <w:rsid w:val="007C3D17"/>
    <w:rsid w:val="007C41E7"/>
    <w:rsid w:val="007C4212"/>
    <w:rsid w:val="007C4BC9"/>
    <w:rsid w:val="007C4F7B"/>
    <w:rsid w:val="007C53E8"/>
    <w:rsid w:val="007C5661"/>
    <w:rsid w:val="007C57EC"/>
    <w:rsid w:val="007C5842"/>
    <w:rsid w:val="007C5A1F"/>
    <w:rsid w:val="007C5C1C"/>
    <w:rsid w:val="007C609E"/>
    <w:rsid w:val="007C6DD4"/>
    <w:rsid w:val="007C7B1D"/>
    <w:rsid w:val="007C7CC8"/>
    <w:rsid w:val="007D019D"/>
    <w:rsid w:val="007D02EC"/>
    <w:rsid w:val="007D059B"/>
    <w:rsid w:val="007D0B57"/>
    <w:rsid w:val="007D1013"/>
    <w:rsid w:val="007D120B"/>
    <w:rsid w:val="007D14F5"/>
    <w:rsid w:val="007D17D5"/>
    <w:rsid w:val="007D1A85"/>
    <w:rsid w:val="007D1D15"/>
    <w:rsid w:val="007D1D5D"/>
    <w:rsid w:val="007D277C"/>
    <w:rsid w:val="007D36AA"/>
    <w:rsid w:val="007D3BC0"/>
    <w:rsid w:val="007D3E09"/>
    <w:rsid w:val="007D40C8"/>
    <w:rsid w:val="007D4628"/>
    <w:rsid w:val="007D484F"/>
    <w:rsid w:val="007D48E2"/>
    <w:rsid w:val="007D4C6C"/>
    <w:rsid w:val="007D5845"/>
    <w:rsid w:val="007D6373"/>
    <w:rsid w:val="007D6578"/>
    <w:rsid w:val="007D685B"/>
    <w:rsid w:val="007D6877"/>
    <w:rsid w:val="007D6888"/>
    <w:rsid w:val="007D6997"/>
    <w:rsid w:val="007D7B15"/>
    <w:rsid w:val="007D7CE6"/>
    <w:rsid w:val="007D7FAC"/>
    <w:rsid w:val="007E004F"/>
    <w:rsid w:val="007E0920"/>
    <w:rsid w:val="007E1096"/>
    <w:rsid w:val="007E125F"/>
    <w:rsid w:val="007E143E"/>
    <w:rsid w:val="007E19F6"/>
    <w:rsid w:val="007E1AAD"/>
    <w:rsid w:val="007E1BA3"/>
    <w:rsid w:val="007E1BE4"/>
    <w:rsid w:val="007E24E6"/>
    <w:rsid w:val="007E25BD"/>
    <w:rsid w:val="007E261F"/>
    <w:rsid w:val="007E2C98"/>
    <w:rsid w:val="007E3093"/>
    <w:rsid w:val="007E314E"/>
    <w:rsid w:val="007E329F"/>
    <w:rsid w:val="007E3A81"/>
    <w:rsid w:val="007E3B01"/>
    <w:rsid w:val="007E407F"/>
    <w:rsid w:val="007E4301"/>
    <w:rsid w:val="007E44D9"/>
    <w:rsid w:val="007E4C20"/>
    <w:rsid w:val="007E513B"/>
    <w:rsid w:val="007E51E2"/>
    <w:rsid w:val="007E5520"/>
    <w:rsid w:val="007E5B59"/>
    <w:rsid w:val="007E5C88"/>
    <w:rsid w:val="007E5D39"/>
    <w:rsid w:val="007E5F32"/>
    <w:rsid w:val="007E60D0"/>
    <w:rsid w:val="007E6109"/>
    <w:rsid w:val="007E67D5"/>
    <w:rsid w:val="007E6E5A"/>
    <w:rsid w:val="007E7052"/>
    <w:rsid w:val="007E7524"/>
    <w:rsid w:val="007E7556"/>
    <w:rsid w:val="007E7896"/>
    <w:rsid w:val="007F0640"/>
    <w:rsid w:val="007F066A"/>
    <w:rsid w:val="007F07B8"/>
    <w:rsid w:val="007F137B"/>
    <w:rsid w:val="007F17FE"/>
    <w:rsid w:val="007F1840"/>
    <w:rsid w:val="007F18DD"/>
    <w:rsid w:val="007F19B8"/>
    <w:rsid w:val="007F1AC1"/>
    <w:rsid w:val="007F1D91"/>
    <w:rsid w:val="007F1E70"/>
    <w:rsid w:val="007F1F07"/>
    <w:rsid w:val="007F2099"/>
    <w:rsid w:val="007F21C6"/>
    <w:rsid w:val="007F2219"/>
    <w:rsid w:val="007F24ED"/>
    <w:rsid w:val="007F2950"/>
    <w:rsid w:val="007F2DE1"/>
    <w:rsid w:val="007F344D"/>
    <w:rsid w:val="007F3967"/>
    <w:rsid w:val="007F3A23"/>
    <w:rsid w:val="007F3CEC"/>
    <w:rsid w:val="007F44E7"/>
    <w:rsid w:val="007F45B8"/>
    <w:rsid w:val="007F4A09"/>
    <w:rsid w:val="007F5B4A"/>
    <w:rsid w:val="007F66CB"/>
    <w:rsid w:val="007F6AD9"/>
    <w:rsid w:val="007F6C2F"/>
    <w:rsid w:val="007F6EF1"/>
    <w:rsid w:val="007F6FEA"/>
    <w:rsid w:val="007F73E8"/>
    <w:rsid w:val="007F7411"/>
    <w:rsid w:val="007F75D3"/>
    <w:rsid w:val="007F7798"/>
    <w:rsid w:val="007F78C1"/>
    <w:rsid w:val="007F7C3E"/>
    <w:rsid w:val="00800025"/>
    <w:rsid w:val="008005A2"/>
    <w:rsid w:val="00800F2C"/>
    <w:rsid w:val="008010AB"/>
    <w:rsid w:val="008011C6"/>
    <w:rsid w:val="008018EB"/>
    <w:rsid w:val="00801F06"/>
    <w:rsid w:val="00801FF6"/>
    <w:rsid w:val="0080273A"/>
    <w:rsid w:val="00802B96"/>
    <w:rsid w:val="00802CCC"/>
    <w:rsid w:val="008033B5"/>
    <w:rsid w:val="00803AC3"/>
    <w:rsid w:val="00803B05"/>
    <w:rsid w:val="008041EF"/>
    <w:rsid w:val="0080439B"/>
    <w:rsid w:val="0080446A"/>
    <w:rsid w:val="008045AB"/>
    <w:rsid w:val="00804A2E"/>
    <w:rsid w:val="00804DF5"/>
    <w:rsid w:val="00804E56"/>
    <w:rsid w:val="00804EFB"/>
    <w:rsid w:val="008057DB"/>
    <w:rsid w:val="00805805"/>
    <w:rsid w:val="00805948"/>
    <w:rsid w:val="00805B56"/>
    <w:rsid w:val="00806379"/>
    <w:rsid w:val="0080679D"/>
    <w:rsid w:val="008069D3"/>
    <w:rsid w:val="00806A0E"/>
    <w:rsid w:val="00807355"/>
    <w:rsid w:val="00807844"/>
    <w:rsid w:val="00807A3C"/>
    <w:rsid w:val="0081012A"/>
    <w:rsid w:val="00810263"/>
    <w:rsid w:val="00810344"/>
    <w:rsid w:val="008104ED"/>
    <w:rsid w:val="00810534"/>
    <w:rsid w:val="00810A1B"/>
    <w:rsid w:val="00810B9A"/>
    <w:rsid w:val="00811B98"/>
    <w:rsid w:val="00811C1F"/>
    <w:rsid w:val="00811D80"/>
    <w:rsid w:val="00812082"/>
    <w:rsid w:val="0081224F"/>
    <w:rsid w:val="00812335"/>
    <w:rsid w:val="0081265E"/>
    <w:rsid w:val="00812AE4"/>
    <w:rsid w:val="00812B4B"/>
    <w:rsid w:val="008137FE"/>
    <w:rsid w:val="00813855"/>
    <w:rsid w:val="008138E4"/>
    <w:rsid w:val="0081395A"/>
    <w:rsid w:val="00813969"/>
    <w:rsid w:val="0081429E"/>
    <w:rsid w:val="008145EA"/>
    <w:rsid w:val="00814948"/>
    <w:rsid w:val="008149AB"/>
    <w:rsid w:val="00814AAC"/>
    <w:rsid w:val="00814E07"/>
    <w:rsid w:val="008150FD"/>
    <w:rsid w:val="00815256"/>
    <w:rsid w:val="00815718"/>
    <w:rsid w:val="0081584B"/>
    <w:rsid w:val="008163B5"/>
    <w:rsid w:val="008166D4"/>
    <w:rsid w:val="0081693B"/>
    <w:rsid w:val="00816C34"/>
    <w:rsid w:val="00816D2F"/>
    <w:rsid w:val="00817490"/>
    <w:rsid w:val="00817698"/>
    <w:rsid w:val="0081772E"/>
    <w:rsid w:val="0082004C"/>
    <w:rsid w:val="00820122"/>
    <w:rsid w:val="0082020F"/>
    <w:rsid w:val="008206C2"/>
    <w:rsid w:val="00820B3A"/>
    <w:rsid w:val="00820D84"/>
    <w:rsid w:val="00821275"/>
    <w:rsid w:val="00821E1A"/>
    <w:rsid w:val="00822101"/>
    <w:rsid w:val="00822386"/>
    <w:rsid w:val="008225BB"/>
    <w:rsid w:val="008225ED"/>
    <w:rsid w:val="008229E2"/>
    <w:rsid w:val="00822DA7"/>
    <w:rsid w:val="00823366"/>
    <w:rsid w:val="008234F2"/>
    <w:rsid w:val="00823A8A"/>
    <w:rsid w:val="00824ABD"/>
    <w:rsid w:val="00824AFF"/>
    <w:rsid w:val="00824F65"/>
    <w:rsid w:val="00824F71"/>
    <w:rsid w:val="0082501C"/>
    <w:rsid w:val="0082506C"/>
    <w:rsid w:val="00825524"/>
    <w:rsid w:val="00826084"/>
    <w:rsid w:val="008268AB"/>
    <w:rsid w:val="00826C8D"/>
    <w:rsid w:val="00826CA2"/>
    <w:rsid w:val="00826F28"/>
    <w:rsid w:val="00826F88"/>
    <w:rsid w:val="00827243"/>
    <w:rsid w:val="00827511"/>
    <w:rsid w:val="00827720"/>
    <w:rsid w:val="00827D7E"/>
    <w:rsid w:val="00827E18"/>
    <w:rsid w:val="00827E37"/>
    <w:rsid w:val="00827E94"/>
    <w:rsid w:val="00827EC1"/>
    <w:rsid w:val="0083010D"/>
    <w:rsid w:val="00830559"/>
    <w:rsid w:val="00830AB9"/>
    <w:rsid w:val="008310D6"/>
    <w:rsid w:val="00831869"/>
    <w:rsid w:val="008318E0"/>
    <w:rsid w:val="0083191E"/>
    <w:rsid w:val="00831CBD"/>
    <w:rsid w:val="00831DF0"/>
    <w:rsid w:val="0083211C"/>
    <w:rsid w:val="00833809"/>
    <w:rsid w:val="00833D3E"/>
    <w:rsid w:val="00833D54"/>
    <w:rsid w:val="008356EC"/>
    <w:rsid w:val="00835785"/>
    <w:rsid w:val="00835A55"/>
    <w:rsid w:val="00835DA4"/>
    <w:rsid w:val="0083679F"/>
    <w:rsid w:val="00836853"/>
    <w:rsid w:val="00836CFA"/>
    <w:rsid w:val="008376C0"/>
    <w:rsid w:val="008377D9"/>
    <w:rsid w:val="008400CB"/>
    <w:rsid w:val="0084029F"/>
    <w:rsid w:val="00840726"/>
    <w:rsid w:val="0084088D"/>
    <w:rsid w:val="00840D29"/>
    <w:rsid w:val="0084123D"/>
    <w:rsid w:val="0084133E"/>
    <w:rsid w:val="00841465"/>
    <w:rsid w:val="0084155F"/>
    <w:rsid w:val="0084252E"/>
    <w:rsid w:val="00842C04"/>
    <w:rsid w:val="00843311"/>
    <w:rsid w:val="00843563"/>
    <w:rsid w:val="0084372B"/>
    <w:rsid w:val="008437BA"/>
    <w:rsid w:val="00844187"/>
    <w:rsid w:val="00844434"/>
    <w:rsid w:val="00844CB3"/>
    <w:rsid w:val="00844E05"/>
    <w:rsid w:val="00844EE5"/>
    <w:rsid w:val="00845041"/>
    <w:rsid w:val="00845DD9"/>
    <w:rsid w:val="00845E73"/>
    <w:rsid w:val="00845F41"/>
    <w:rsid w:val="008465A3"/>
    <w:rsid w:val="008465F5"/>
    <w:rsid w:val="00846841"/>
    <w:rsid w:val="008472F2"/>
    <w:rsid w:val="0084765C"/>
    <w:rsid w:val="00847875"/>
    <w:rsid w:val="008479E0"/>
    <w:rsid w:val="00847C41"/>
    <w:rsid w:val="00847E3B"/>
    <w:rsid w:val="0085039C"/>
    <w:rsid w:val="0085056B"/>
    <w:rsid w:val="008506F2"/>
    <w:rsid w:val="00850707"/>
    <w:rsid w:val="008508D2"/>
    <w:rsid w:val="00850DE4"/>
    <w:rsid w:val="00851011"/>
    <w:rsid w:val="0085103C"/>
    <w:rsid w:val="008513B4"/>
    <w:rsid w:val="00851680"/>
    <w:rsid w:val="00851807"/>
    <w:rsid w:val="00851A1D"/>
    <w:rsid w:val="00851B89"/>
    <w:rsid w:val="00852C2D"/>
    <w:rsid w:val="00852E0D"/>
    <w:rsid w:val="0085309D"/>
    <w:rsid w:val="008535F1"/>
    <w:rsid w:val="00853609"/>
    <w:rsid w:val="0085376A"/>
    <w:rsid w:val="008541B1"/>
    <w:rsid w:val="008543DD"/>
    <w:rsid w:val="00854A85"/>
    <w:rsid w:val="00854AED"/>
    <w:rsid w:val="00854B63"/>
    <w:rsid w:val="00855245"/>
    <w:rsid w:val="0085578A"/>
    <w:rsid w:val="00855929"/>
    <w:rsid w:val="00855A37"/>
    <w:rsid w:val="00855B65"/>
    <w:rsid w:val="0085621A"/>
    <w:rsid w:val="008566E3"/>
    <w:rsid w:val="008569AC"/>
    <w:rsid w:val="008575BC"/>
    <w:rsid w:val="00857649"/>
    <w:rsid w:val="00857A50"/>
    <w:rsid w:val="008602B6"/>
    <w:rsid w:val="00860FC0"/>
    <w:rsid w:val="0086105A"/>
    <w:rsid w:val="0086137E"/>
    <w:rsid w:val="00861478"/>
    <w:rsid w:val="0086169C"/>
    <w:rsid w:val="00861B75"/>
    <w:rsid w:val="008627D0"/>
    <w:rsid w:val="00862A57"/>
    <w:rsid w:val="00862AA0"/>
    <w:rsid w:val="008630A8"/>
    <w:rsid w:val="00863E29"/>
    <w:rsid w:val="00864091"/>
    <w:rsid w:val="008641C5"/>
    <w:rsid w:val="00864C21"/>
    <w:rsid w:val="00865178"/>
    <w:rsid w:val="00865564"/>
    <w:rsid w:val="008655C0"/>
    <w:rsid w:val="00865649"/>
    <w:rsid w:val="0086592B"/>
    <w:rsid w:val="00866672"/>
    <w:rsid w:val="00867231"/>
    <w:rsid w:val="008678D7"/>
    <w:rsid w:val="008679C6"/>
    <w:rsid w:val="00867A6F"/>
    <w:rsid w:val="00867ED2"/>
    <w:rsid w:val="0087026F"/>
    <w:rsid w:val="0087046F"/>
    <w:rsid w:val="008707A3"/>
    <w:rsid w:val="00870AB5"/>
    <w:rsid w:val="00870CBC"/>
    <w:rsid w:val="00871008"/>
    <w:rsid w:val="0087102D"/>
    <w:rsid w:val="008715C6"/>
    <w:rsid w:val="008717AF"/>
    <w:rsid w:val="00871B91"/>
    <w:rsid w:val="00871C97"/>
    <w:rsid w:val="00871F7F"/>
    <w:rsid w:val="008725D6"/>
    <w:rsid w:val="008725F4"/>
    <w:rsid w:val="008729BD"/>
    <w:rsid w:val="00872BC2"/>
    <w:rsid w:val="00872DF0"/>
    <w:rsid w:val="00872E71"/>
    <w:rsid w:val="008733FC"/>
    <w:rsid w:val="00873973"/>
    <w:rsid w:val="00873D2C"/>
    <w:rsid w:val="00874BF5"/>
    <w:rsid w:val="00874E1A"/>
    <w:rsid w:val="00874E21"/>
    <w:rsid w:val="0087549C"/>
    <w:rsid w:val="00875536"/>
    <w:rsid w:val="0087557C"/>
    <w:rsid w:val="008759C6"/>
    <w:rsid w:val="00875FCC"/>
    <w:rsid w:val="00876216"/>
    <w:rsid w:val="0087684F"/>
    <w:rsid w:val="0087686D"/>
    <w:rsid w:val="008768B1"/>
    <w:rsid w:val="00876D47"/>
    <w:rsid w:val="00876DED"/>
    <w:rsid w:val="00876FAA"/>
    <w:rsid w:val="0087709F"/>
    <w:rsid w:val="0087729F"/>
    <w:rsid w:val="008775AA"/>
    <w:rsid w:val="00877771"/>
    <w:rsid w:val="00880746"/>
    <w:rsid w:val="00880865"/>
    <w:rsid w:val="00880B1D"/>
    <w:rsid w:val="00880C2E"/>
    <w:rsid w:val="00880C81"/>
    <w:rsid w:val="00880DF8"/>
    <w:rsid w:val="0088103B"/>
    <w:rsid w:val="008810EA"/>
    <w:rsid w:val="0088187D"/>
    <w:rsid w:val="008819EC"/>
    <w:rsid w:val="00881EEF"/>
    <w:rsid w:val="00882101"/>
    <w:rsid w:val="00882136"/>
    <w:rsid w:val="008825D1"/>
    <w:rsid w:val="00882885"/>
    <w:rsid w:val="00882CF3"/>
    <w:rsid w:val="0088301C"/>
    <w:rsid w:val="00883721"/>
    <w:rsid w:val="008838A5"/>
    <w:rsid w:val="00883919"/>
    <w:rsid w:val="00883B4D"/>
    <w:rsid w:val="008845BC"/>
    <w:rsid w:val="00884CE9"/>
    <w:rsid w:val="00884CF2"/>
    <w:rsid w:val="00884D21"/>
    <w:rsid w:val="008851E5"/>
    <w:rsid w:val="008852B1"/>
    <w:rsid w:val="00885503"/>
    <w:rsid w:val="00885C76"/>
    <w:rsid w:val="00885D48"/>
    <w:rsid w:val="00885D6A"/>
    <w:rsid w:val="0088658B"/>
    <w:rsid w:val="00886DA1"/>
    <w:rsid w:val="00887025"/>
    <w:rsid w:val="008877E3"/>
    <w:rsid w:val="00887FB9"/>
    <w:rsid w:val="008900FF"/>
    <w:rsid w:val="008902E9"/>
    <w:rsid w:val="008908F6"/>
    <w:rsid w:val="008909D3"/>
    <w:rsid w:val="00890EA4"/>
    <w:rsid w:val="00891337"/>
    <w:rsid w:val="008919CA"/>
    <w:rsid w:val="0089202D"/>
    <w:rsid w:val="00892298"/>
    <w:rsid w:val="008922A5"/>
    <w:rsid w:val="008927F0"/>
    <w:rsid w:val="00893E93"/>
    <w:rsid w:val="00894A2D"/>
    <w:rsid w:val="0089518A"/>
    <w:rsid w:val="00895AC7"/>
    <w:rsid w:val="008961B4"/>
    <w:rsid w:val="008968CB"/>
    <w:rsid w:val="00896B1E"/>
    <w:rsid w:val="00896C89"/>
    <w:rsid w:val="00896F2C"/>
    <w:rsid w:val="00896F67"/>
    <w:rsid w:val="00897075"/>
    <w:rsid w:val="008970ED"/>
    <w:rsid w:val="00897718"/>
    <w:rsid w:val="00897720"/>
    <w:rsid w:val="008978A0"/>
    <w:rsid w:val="008A0593"/>
    <w:rsid w:val="008A0B00"/>
    <w:rsid w:val="008A0C2E"/>
    <w:rsid w:val="008A0FB6"/>
    <w:rsid w:val="008A1199"/>
    <w:rsid w:val="008A12C7"/>
    <w:rsid w:val="008A136F"/>
    <w:rsid w:val="008A159C"/>
    <w:rsid w:val="008A184F"/>
    <w:rsid w:val="008A1DD3"/>
    <w:rsid w:val="008A1E27"/>
    <w:rsid w:val="008A1F29"/>
    <w:rsid w:val="008A20B0"/>
    <w:rsid w:val="008A25C3"/>
    <w:rsid w:val="008A2DB3"/>
    <w:rsid w:val="008A2DE7"/>
    <w:rsid w:val="008A3179"/>
    <w:rsid w:val="008A348C"/>
    <w:rsid w:val="008A398D"/>
    <w:rsid w:val="008A3B0A"/>
    <w:rsid w:val="008A47F8"/>
    <w:rsid w:val="008A4BDF"/>
    <w:rsid w:val="008A4EFB"/>
    <w:rsid w:val="008A51F0"/>
    <w:rsid w:val="008A572D"/>
    <w:rsid w:val="008A60F8"/>
    <w:rsid w:val="008A6D04"/>
    <w:rsid w:val="008A6EA7"/>
    <w:rsid w:val="008A77F5"/>
    <w:rsid w:val="008A79D4"/>
    <w:rsid w:val="008B03F6"/>
    <w:rsid w:val="008B0CEE"/>
    <w:rsid w:val="008B1257"/>
    <w:rsid w:val="008B13FC"/>
    <w:rsid w:val="008B17E2"/>
    <w:rsid w:val="008B1CBD"/>
    <w:rsid w:val="008B1DAA"/>
    <w:rsid w:val="008B1E8F"/>
    <w:rsid w:val="008B240A"/>
    <w:rsid w:val="008B29A8"/>
    <w:rsid w:val="008B2CE0"/>
    <w:rsid w:val="008B2E10"/>
    <w:rsid w:val="008B3082"/>
    <w:rsid w:val="008B3286"/>
    <w:rsid w:val="008B33D4"/>
    <w:rsid w:val="008B37A3"/>
    <w:rsid w:val="008B39E2"/>
    <w:rsid w:val="008B3B75"/>
    <w:rsid w:val="008B437F"/>
    <w:rsid w:val="008B46E9"/>
    <w:rsid w:val="008B487D"/>
    <w:rsid w:val="008B4B3B"/>
    <w:rsid w:val="008B4C7D"/>
    <w:rsid w:val="008B6084"/>
    <w:rsid w:val="008B6489"/>
    <w:rsid w:val="008B6A17"/>
    <w:rsid w:val="008B6B27"/>
    <w:rsid w:val="008B6C16"/>
    <w:rsid w:val="008B6C7E"/>
    <w:rsid w:val="008B6C81"/>
    <w:rsid w:val="008B6F95"/>
    <w:rsid w:val="008B7127"/>
    <w:rsid w:val="008B721B"/>
    <w:rsid w:val="008B73A9"/>
    <w:rsid w:val="008B75F1"/>
    <w:rsid w:val="008B768D"/>
    <w:rsid w:val="008C0539"/>
    <w:rsid w:val="008C09C5"/>
    <w:rsid w:val="008C0A44"/>
    <w:rsid w:val="008C0BBE"/>
    <w:rsid w:val="008C0E39"/>
    <w:rsid w:val="008C15BD"/>
    <w:rsid w:val="008C1B65"/>
    <w:rsid w:val="008C219A"/>
    <w:rsid w:val="008C225C"/>
    <w:rsid w:val="008C2445"/>
    <w:rsid w:val="008C256E"/>
    <w:rsid w:val="008C279D"/>
    <w:rsid w:val="008C287D"/>
    <w:rsid w:val="008C2898"/>
    <w:rsid w:val="008C2B14"/>
    <w:rsid w:val="008C30D3"/>
    <w:rsid w:val="008C30E1"/>
    <w:rsid w:val="008C3A83"/>
    <w:rsid w:val="008C4C35"/>
    <w:rsid w:val="008C4EF9"/>
    <w:rsid w:val="008C517D"/>
    <w:rsid w:val="008C5438"/>
    <w:rsid w:val="008C54DE"/>
    <w:rsid w:val="008C55FB"/>
    <w:rsid w:val="008C5A0C"/>
    <w:rsid w:val="008C5CEB"/>
    <w:rsid w:val="008C623C"/>
    <w:rsid w:val="008C644E"/>
    <w:rsid w:val="008C6769"/>
    <w:rsid w:val="008C723B"/>
    <w:rsid w:val="008C7473"/>
    <w:rsid w:val="008C76BB"/>
    <w:rsid w:val="008C78FF"/>
    <w:rsid w:val="008C7E0D"/>
    <w:rsid w:val="008D01A4"/>
    <w:rsid w:val="008D07AD"/>
    <w:rsid w:val="008D0A32"/>
    <w:rsid w:val="008D0D37"/>
    <w:rsid w:val="008D0E85"/>
    <w:rsid w:val="008D0EE0"/>
    <w:rsid w:val="008D1161"/>
    <w:rsid w:val="008D11CE"/>
    <w:rsid w:val="008D11ED"/>
    <w:rsid w:val="008D1517"/>
    <w:rsid w:val="008D1779"/>
    <w:rsid w:val="008D1C10"/>
    <w:rsid w:val="008D1C8C"/>
    <w:rsid w:val="008D203B"/>
    <w:rsid w:val="008D2190"/>
    <w:rsid w:val="008D2772"/>
    <w:rsid w:val="008D287F"/>
    <w:rsid w:val="008D29DE"/>
    <w:rsid w:val="008D2E91"/>
    <w:rsid w:val="008D348F"/>
    <w:rsid w:val="008D376C"/>
    <w:rsid w:val="008D3C1D"/>
    <w:rsid w:val="008D3EE8"/>
    <w:rsid w:val="008D3F92"/>
    <w:rsid w:val="008D4059"/>
    <w:rsid w:val="008D40DD"/>
    <w:rsid w:val="008D4118"/>
    <w:rsid w:val="008D42E6"/>
    <w:rsid w:val="008D4443"/>
    <w:rsid w:val="008D470A"/>
    <w:rsid w:val="008D4815"/>
    <w:rsid w:val="008D49C4"/>
    <w:rsid w:val="008D5256"/>
    <w:rsid w:val="008D5814"/>
    <w:rsid w:val="008D5DCD"/>
    <w:rsid w:val="008D60B7"/>
    <w:rsid w:val="008D62F4"/>
    <w:rsid w:val="008D68E4"/>
    <w:rsid w:val="008D6954"/>
    <w:rsid w:val="008D7403"/>
    <w:rsid w:val="008D74CF"/>
    <w:rsid w:val="008D7514"/>
    <w:rsid w:val="008D7A34"/>
    <w:rsid w:val="008E0310"/>
    <w:rsid w:val="008E0DA2"/>
    <w:rsid w:val="008E1118"/>
    <w:rsid w:val="008E12E8"/>
    <w:rsid w:val="008E1314"/>
    <w:rsid w:val="008E1356"/>
    <w:rsid w:val="008E19D1"/>
    <w:rsid w:val="008E1CC7"/>
    <w:rsid w:val="008E2007"/>
    <w:rsid w:val="008E2058"/>
    <w:rsid w:val="008E27A6"/>
    <w:rsid w:val="008E2BC4"/>
    <w:rsid w:val="008E3283"/>
    <w:rsid w:val="008E32D4"/>
    <w:rsid w:val="008E38DF"/>
    <w:rsid w:val="008E3B10"/>
    <w:rsid w:val="008E3B5C"/>
    <w:rsid w:val="008E3D9B"/>
    <w:rsid w:val="008E4054"/>
    <w:rsid w:val="008E43BE"/>
    <w:rsid w:val="008E45AD"/>
    <w:rsid w:val="008E45D9"/>
    <w:rsid w:val="008E4819"/>
    <w:rsid w:val="008E48AF"/>
    <w:rsid w:val="008E4BFF"/>
    <w:rsid w:val="008E5041"/>
    <w:rsid w:val="008E5789"/>
    <w:rsid w:val="008E5B17"/>
    <w:rsid w:val="008E613D"/>
    <w:rsid w:val="008E6A3F"/>
    <w:rsid w:val="008E6AC2"/>
    <w:rsid w:val="008E6E52"/>
    <w:rsid w:val="008E73DC"/>
    <w:rsid w:val="008E7548"/>
    <w:rsid w:val="008F08E1"/>
    <w:rsid w:val="008F107B"/>
    <w:rsid w:val="008F1133"/>
    <w:rsid w:val="008F147E"/>
    <w:rsid w:val="008F14BE"/>
    <w:rsid w:val="008F15D1"/>
    <w:rsid w:val="008F1746"/>
    <w:rsid w:val="008F1801"/>
    <w:rsid w:val="008F1887"/>
    <w:rsid w:val="008F1AA2"/>
    <w:rsid w:val="008F1CC6"/>
    <w:rsid w:val="008F20F1"/>
    <w:rsid w:val="008F2142"/>
    <w:rsid w:val="008F2CBC"/>
    <w:rsid w:val="008F32EF"/>
    <w:rsid w:val="008F33AB"/>
    <w:rsid w:val="008F362A"/>
    <w:rsid w:val="008F37E8"/>
    <w:rsid w:val="008F3878"/>
    <w:rsid w:val="008F3B72"/>
    <w:rsid w:val="008F3F00"/>
    <w:rsid w:val="008F47C1"/>
    <w:rsid w:val="008F495D"/>
    <w:rsid w:val="008F4F27"/>
    <w:rsid w:val="008F5062"/>
    <w:rsid w:val="008F5766"/>
    <w:rsid w:val="008F5EBF"/>
    <w:rsid w:val="008F61EA"/>
    <w:rsid w:val="008F6281"/>
    <w:rsid w:val="008F6494"/>
    <w:rsid w:val="008F65FB"/>
    <w:rsid w:val="008F684B"/>
    <w:rsid w:val="008F69CA"/>
    <w:rsid w:val="008F69E5"/>
    <w:rsid w:val="008F7914"/>
    <w:rsid w:val="0090008D"/>
    <w:rsid w:val="009007DB"/>
    <w:rsid w:val="00900EE5"/>
    <w:rsid w:val="00901523"/>
    <w:rsid w:val="00901813"/>
    <w:rsid w:val="00901B19"/>
    <w:rsid w:val="00901CDA"/>
    <w:rsid w:val="00902861"/>
    <w:rsid w:val="00902C2E"/>
    <w:rsid w:val="0090356A"/>
    <w:rsid w:val="00903E7F"/>
    <w:rsid w:val="00904623"/>
    <w:rsid w:val="00904B1E"/>
    <w:rsid w:val="00905572"/>
    <w:rsid w:val="00905B32"/>
    <w:rsid w:val="00906752"/>
    <w:rsid w:val="00906B6A"/>
    <w:rsid w:val="00906C44"/>
    <w:rsid w:val="009077C5"/>
    <w:rsid w:val="00907F73"/>
    <w:rsid w:val="00910475"/>
    <w:rsid w:val="0091064B"/>
    <w:rsid w:val="009106EC"/>
    <w:rsid w:val="00910733"/>
    <w:rsid w:val="00910A40"/>
    <w:rsid w:val="0091154E"/>
    <w:rsid w:val="00911731"/>
    <w:rsid w:val="00912093"/>
    <w:rsid w:val="00912745"/>
    <w:rsid w:val="00912C36"/>
    <w:rsid w:val="009130A6"/>
    <w:rsid w:val="00913162"/>
    <w:rsid w:val="00913179"/>
    <w:rsid w:val="00913DC0"/>
    <w:rsid w:val="00913E62"/>
    <w:rsid w:val="00914291"/>
    <w:rsid w:val="009143BA"/>
    <w:rsid w:val="00914FA3"/>
    <w:rsid w:val="009150AA"/>
    <w:rsid w:val="00915334"/>
    <w:rsid w:val="00915545"/>
    <w:rsid w:val="0091575D"/>
    <w:rsid w:val="009158EA"/>
    <w:rsid w:val="00915C55"/>
    <w:rsid w:val="00915D17"/>
    <w:rsid w:val="00915D47"/>
    <w:rsid w:val="00915E97"/>
    <w:rsid w:val="00916432"/>
    <w:rsid w:val="009167DB"/>
    <w:rsid w:val="00916B8B"/>
    <w:rsid w:val="00916DA5"/>
    <w:rsid w:val="0091735A"/>
    <w:rsid w:val="009173D0"/>
    <w:rsid w:val="009175F2"/>
    <w:rsid w:val="009177DF"/>
    <w:rsid w:val="00917F78"/>
    <w:rsid w:val="0092044A"/>
    <w:rsid w:val="009204E4"/>
    <w:rsid w:val="009205BE"/>
    <w:rsid w:val="009206A8"/>
    <w:rsid w:val="00920B72"/>
    <w:rsid w:val="00920D18"/>
    <w:rsid w:val="00920EFC"/>
    <w:rsid w:val="00921395"/>
    <w:rsid w:val="00921675"/>
    <w:rsid w:val="009216D5"/>
    <w:rsid w:val="00921C17"/>
    <w:rsid w:val="0092272A"/>
    <w:rsid w:val="00922EF4"/>
    <w:rsid w:val="009231E7"/>
    <w:rsid w:val="009236AC"/>
    <w:rsid w:val="009239E7"/>
    <w:rsid w:val="00923D79"/>
    <w:rsid w:val="00923E0E"/>
    <w:rsid w:val="00923EC8"/>
    <w:rsid w:val="0092425C"/>
    <w:rsid w:val="00924B74"/>
    <w:rsid w:val="00924F7D"/>
    <w:rsid w:val="009251B1"/>
    <w:rsid w:val="00925410"/>
    <w:rsid w:val="00925567"/>
    <w:rsid w:val="00925782"/>
    <w:rsid w:val="009258FC"/>
    <w:rsid w:val="0092592E"/>
    <w:rsid w:val="0092598E"/>
    <w:rsid w:val="00925AD2"/>
    <w:rsid w:val="00925E34"/>
    <w:rsid w:val="00926640"/>
    <w:rsid w:val="00926756"/>
    <w:rsid w:val="00926E4E"/>
    <w:rsid w:val="009277C9"/>
    <w:rsid w:val="00930853"/>
    <w:rsid w:val="00930B6A"/>
    <w:rsid w:val="00930F17"/>
    <w:rsid w:val="00930FEF"/>
    <w:rsid w:val="00931223"/>
    <w:rsid w:val="009312DD"/>
    <w:rsid w:val="009317E5"/>
    <w:rsid w:val="009318AC"/>
    <w:rsid w:val="00931B5A"/>
    <w:rsid w:val="00931FD8"/>
    <w:rsid w:val="00932124"/>
    <w:rsid w:val="009321AD"/>
    <w:rsid w:val="009321BF"/>
    <w:rsid w:val="00932613"/>
    <w:rsid w:val="00932F31"/>
    <w:rsid w:val="009335DC"/>
    <w:rsid w:val="0093375E"/>
    <w:rsid w:val="00933E8E"/>
    <w:rsid w:val="00934120"/>
    <w:rsid w:val="00934465"/>
    <w:rsid w:val="009349EF"/>
    <w:rsid w:val="00934AE9"/>
    <w:rsid w:val="00934CDE"/>
    <w:rsid w:val="00934D01"/>
    <w:rsid w:val="00935071"/>
    <w:rsid w:val="0093535F"/>
    <w:rsid w:val="00935B15"/>
    <w:rsid w:val="00936035"/>
    <w:rsid w:val="00936310"/>
    <w:rsid w:val="009370D7"/>
    <w:rsid w:val="009375CF"/>
    <w:rsid w:val="00937B08"/>
    <w:rsid w:val="00937E69"/>
    <w:rsid w:val="00937FD9"/>
    <w:rsid w:val="009403FA"/>
    <w:rsid w:val="00940E12"/>
    <w:rsid w:val="00941904"/>
    <w:rsid w:val="00941C5E"/>
    <w:rsid w:val="009432DD"/>
    <w:rsid w:val="00943483"/>
    <w:rsid w:val="00943573"/>
    <w:rsid w:val="00944070"/>
    <w:rsid w:val="009440D6"/>
    <w:rsid w:val="00944253"/>
    <w:rsid w:val="009449B9"/>
    <w:rsid w:val="00944B74"/>
    <w:rsid w:val="0094500A"/>
    <w:rsid w:val="00945A02"/>
    <w:rsid w:val="00946247"/>
    <w:rsid w:val="00946F49"/>
    <w:rsid w:val="00946F59"/>
    <w:rsid w:val="009476DB"/>
    <w:rsid w:val="00947DEC"/>
    <w:rsid w:val="009504D6"/>
    <w:rsid w:val="009505A6"/>
    <w:rsid w:val="00950650"/>
    <w:rsid w:val="0095084E"/>
    <w:rsid w:val="0095089F"/>
    <w:rsid w:val="009513B3"/>
    <w:rsid w:val="00951743"/>
    <w:rsid w:val="009518FD"/>
    <w:rsid w:val="00952112"/>
    <w:rsid w:val="0095254A"/>
    <w:rsid w:val="00952667"/>
    <w:rsid w:val="0095289E"/>
    <w:rsid w:val="009532A5"/>
    <w:rsid w:val="00953427"/>
    <w:rsid w:val="0095373D"/>
    <w:rsid w:val="00953B39"/>
    <w:rsid w:val="00953E7B"/>
    <w:rsid w:val="0095448D"/>
    <w:rsid w:val="0095457D"/>
    <w:rsid w:val="00954781"/>
    <w:rsid w:val="0095491E"/>
    <w:rsid w:val="00954935"/>
    <w:rsid w:val="00954CB4"/>
    <w:rsid w:val="00955076"/>
    <w:rsid w:val="0095529D"/>
    <w:rsid w:val="009553A3"/>
    <w:rsid w:val="0095559E"/>
    <w:rsid w:val="009556EC"/>
    <w:rsid w:val="009558D2"/>
    <w:rsid w:val="00955B33"/>
    <w:rsid w:val="00955D09"/>
    <w:rsid w:val="0095619B"/>
    <w:rsid w:val="009566E0"/>
    <w:rsid w:val="00956759"/>
    <w:rsid w:val="0095704F"/>
    <w:rsid w:val="009570F4"/>
    <w:rsid w:val="009572A0"/>
    <w:rsid w:val="00957670"/>
    <w:rsid w:val="00957B5E"/>
    <w:rsid w:val="00957B7C"/>
    <w:rsid w:val="0096084B"/>
    <w:rsid w:val="009610B4"/>
    <w:rsid w:val="00961199"/>
    <w:rsid w:val="009612B3"/>
    <w:rsid w:val="00961B0B"/>
    <w:rsid w:val="009621ED"/>
    <w:rsid w:val="00962871"/>
    <w:rsid w:val="009628D2"/>
    <w:rsid w:val="00962C45"/>
    <w:rsid w:val="00963862"/>
    <w:rsid w:val="00963B2B"/>
    <w:rsid w:val="00963C9B"/>
    <w:rsid w:val="00963ED1"/>
    <w:rsid w:val="009646F3"/>
    <w:rsid w:val="00964729"/>
    <w:rsid w:val="00965366"/>
    <w:rsid w:val="009653CA"/>
    <w:rsid w:val="009659B8"/>
    <w:rsid w:val="009659F8"/>
    <w:rsid w:val="00965CD3"/>
    <w:rsid w:val="00965ECF"/>
    <w:rsid w:val="00965FC6"/>
    <w:rsid w:val="009661AB"/>
    <w:rsid w:val="009662F3"/>
    <w:rsid w:val="0096664C"/>
    <w:rsid w:val="00966A9D"/>
    <w:rsid w:val="00966BE0"/>
    <w:rsid w:val="00966FDE"/>
    <w:rsid w:val="009671D1"/>
    <w:rsid w:val="0096737A"/>
    <w:rsid w:val="0096752E"/>
    <w:rsid w:val="0096772E"/>
    <w:rsid w:val="00970363"/>
    <w:rsid w:val="009705C9"/>
    <w:rsid w:val="0097064D"/>
    <w:rsid w:val="00970ACB"/>
    <w:rsid w:val="00970FF7"/>
    <w:rsid w:val="0097100F"/>
    <w:rsid w:val="00971039"/>
    <w:rsid w:val="009712BB"/>
    <w:rsid w:val="00971391"/>
    <w:rsid w:val="00971417"/>
    <w:rsid w:val="0097198C"/>
    <w:rsid w:val="00971A2C"/>
    <w:rsid w:val="00971D1E"/>
    <w:rsid w:val="009722E3"/>
    <w:rsid w:val="0097234A"/>
    <w:rsid w:val="009729F7"/>
    <w:rsid w:val="00972EFB"/>
    <w:rsid w:val="009730F0"/>
    <w:rsid w:val="009733A2"/>
    <w:rsid w:val="00973A9D"/>
    <w:rsid w:val="00973AD8"/>
    <w:rsid w:val="00974670"/>
    <w:rsid w:val="0097536A"/>
    <w:rsid w:val="00975519"/>
    <w:rsid w:val="0097562B"/>
    <w:rsid w:val="009758D3"/>
    <w:rsid w:val="00975939"/>
    <w:rsid w:val="00975DD3"/>
    <w:rsid w:val="00975E61"/>
    <w:rsid w:val="0097691E"/>
    <w:rsid w:val="00976B95"/>
    <w:rsid w:val="00976F5E"/>
    <w:rsid w:val="00976F90"/>
    <w:rsid w:val="00977038"/>
    <w:rsid w:val="00977151"/>
    <w:rsid w:val="00977256"/>
    <w:rsid w:val="00977BE8"/>
    <w:rsid w:val="00977E4E"/>
    <w:rsid w:val="0098010D"/>
    <w:rsid w:val="009809F8"/>
    <w:rsid w:val="00980D78"/>
    <w:rsid w:val="00981707"/>
    <w:rsid w:val="009819FF"/>
    <w:rsid w:val="00982090"/>
    <w:rsid w:val="009821CD"/>
    <w:rsid w:val="009823C8"/>
    <w:rsid w:val="009824EF"/>
    <w:rsid w:val="0098272D"/>
    <w:rsid w:val="00982825"/>
    <w:rsid w:val="00982D80"/>
    <w:rsid w:val="009833F6"/>
    <w:rsid w:val="00983850"/>
    <w:rsid w:val="00984663"/>
    <w:rsid w:val="00985550"/>
    <w:rsid w:val="0098562F"/>
    <w:rsid w:val="009857CC"/>
    <w:rsid w:val="00985AF7"/>
    <w:rsid w:val="00985C62"/>
    <w:rsid w:val="00985D26"/>
    <w:rsid w:val="00985FF7"/>
    <w:rsid w:val="00986C9C"/>
    <w:rsid w:val="00986DDE"/>
    <w:rsid w:val="0098741D"/>
    <w:rsid w:val="0099017D"/>
    <w:rsid w:val="0099023B"/>
    <w:rsid w:val="00990254"/>
    <w:rsid w:val="0099036A"/>
    <w:rsid w:val="00990779"/>
    <w:rsid w:val="00990942"/>
    <w:rsid w:val="009909B6"/>
    <w:rsid w:val="00990ABF"/>
    <w:rsid w:val="0099102C"/>
    <w:rsid w:val="0099185C"/>
    <w:rsid w:val="0099194E"/>
    <w:rsid w:val="0099215D"/>
    <w:rsid w:val="00992176"/>
    <w:rsid w:val="0099267E"/>
    <w:rsid w:val="00992945"/>
    <w:rsid w:val="00992963"/>
    <w:rsid w:val="00992ABB"/>
    <w:rsid w:val="0099339A"/>
    <w:rsid w:val="009937C7"/>
    <w:rsid w:val="00993978"/>
    <w:rsid w:val="009939DD"/>
    <w:rsid w:val="0099458B"/>
    <w:rsid w:val="00994FA5"/>
    <w:rsid w:val="00994FF7"/>
    <w:rsid w:val="0099574D"/>
    <w:rsid w:val="00995D98"/>
    <w:rsid w:val="0099641E"/>
    <w:rsid w:val="00996827"/>
    <w:rsid w:val="00996861"/>
    <w:rsid w:val="0099761B"/>
    <w:rsid w:val="0099774D"/>
    <w:rsid w:val="00997980"/>
    <w:rsid w:val="00997D23"/>
    <w:rsid w:val="00997EFD"/>
    <w:rsid w:val="009A0281"/>
    <w:rsid w:val="009A034D"/>
    <w:rsid w:val="009A04AB"/>
    <w:rsid w:val="009A0CC5"/>
    <w:rsid w:val="009A0D21"/>
    <w:rsid w:val="009A0E2F"/>
    <w:rsid w:val="009A1131"/>
    <w:rsid w:val="009A1231"/>
    <w:rsid w:val="009A145A"/>
    <w:rsid w:val="009A195C"/>
    <w:rsid w:val="009A1FC2"/>
    <w:rsid w:val="009A22CD"/>
    <w:rsid w:val="009A2441"/>
    <w:rsid w:val="009A256C"/>
    <w:rsid w:val="009A257F"/>
    <w:rsid w:val="009A258D"/>
    <w:rsid w:val="009A26BF"/>
    <w:rsid w:val="009A27F2"/>
    <w:rsid w:val="009A2D3D"/>
    <w:rsid w:val="009A2EF1"/>
    <w:rsid w:val="009A308F"/>
    <w:rsid w:val="009A38AB"/>
    <w:rsid w:val="009A3B59"/>
    <w:rsid w:val="009A3C33"/>
    <w:rsid w:val="009A3CA8"/>
    <w:rsid w:val="009A42E5"/>
    <w:rsid w:val="009A55F0"/>
    <w:rsid w:val="009A6044"/>
    <w:rsid w:val="009A6298"/>
    <w:rsid w:val="009A631E"/>
    <w:rsid w:val="009A66F4"/>
    <w:rsid w:val="009A6782"/>
    <w:rsid w:val="009A6A9A"/>
    <w:rsid w:val="009A6C7A"/>
    <w:rsid w:val="009A7077"/>
    <w:rsid w:val="009A70BE"/>
    <w:rsid w:val="009A73A9"/>
    <w:rsid w:val="009A76D0"/>
    <w:rsid w:val="009A7861"/>
    <w:rsid w:val="009A7B89"/>
    <w:rsid w:val="009A7E27"/>
    <w:rsid w:val="009A7EFC"/>
    <w:rsid w:val="009A7F2F"/>
    <w:rsid w:val="009B048D"/>
    <w:rsid w:val="009B0961"/>
    <w:rsid w:val="009B0AB3"/>
    <w:rsid w:val="009B0C47"/>
    <w:rsid w:val="009B0CFF"/>
    <w:rsid w:val="009B0D30"/>
    <w:rsid w:val="009B11ED"/>
    <w:rsid w:val="009B1B10"/>
    <w:rsid w:val="009B20BB"/>
    <w:rsid w:val="009B2220"/>
    <w:rsid w:val="009B2578"/>
    <w:rsid w:val="009B2778"/>
    <w:rsid w:val="009B2AAB"/>
    <w:rsid w:val="009B2F11"/>
    <w:rsid w:val="009B2F95"/>
    <w:rsid w:val="009B302E"/>
    <w:rsid w:val="009B3196"/>
    <w:rsid w:val="009B334E"/>
    <w:rsid w:val="009B3644"/>
    <w:rsid w:val="009B37F6"/>
    <w:rsid w:val="009B398D"/>
    <w:rsid w:val="009B3BC2"/>
    <w:rsid w:val="009B415C"/>
    <w:rsid w:val="009B46C1"/>
    <w:rsid w:val="009B4B07"/>
    <w:rsid w:val="009B4F58"/>
    <w:rsid w:val="009B4F9C"/>
    <w:rsid w:val="009B548E"/>
    <w:rsid w:val="009B5550"/>
    <w:rsid w:val="009B5A4F"/>
    <w:rsid w:val="009B5FE0"/>
    <w:rsid w:val="009B62A0"/>
    <w:rsid w:val="009B6473"/>
    <w:rsid w:val="009B648F"/>
    <w:rsid w:val="009B65CC"/>
    <w:rsid w:val="009B681B"/>
    <w:rsid w:val="009B6B0F"/>
    <w:rsid w:val="009B7087"/>
    <w:rsid w:val="009B7171"/>
    <w:rsid w:val="009B75DE"/>
    <w:rsid w:val="009C0AA0"/>
    <w:rsid w:val="009C0CE6"/>
    <w:rsid w:val="009C0D25"/>
    <w:rsid w:val="009C14B4"/>
    <w:rsid w:val="009C19D3"/>
    <w:rsid w:val="009C1EFD"/>
    <w:rsid w:val="009C24CF"/>
    <w:rsid w:val="009C2886"/>
    <w:rsid w:val="009C2899"/>
    <w:rsid w:val="009C2B24"/>
    <w:rsid w:val="009C2D62"/>
    <w:rsid w:val="009C2E7E"/>
    <w:rsid w:val="009C31E9"/>
    <w:rsid w:val="009C3260"/>
    <w:rsid w:val="009C33CE"/>
    <w:rsid w:val="009C392C"/>
    <w:rsid w:val="009C3944"/>
    <w:rsid w:val="009C395E"/>
    <w:rsid w:val="009C43AC"/>
    <w:rsid w:val="009C4BFE"/>
    <w:rsid w:val="009C522B"/>
    <w:rsid w:val="009C53B9"/>
    <w:rsid w:val="009C576C"/>
    <w:rsid w:val="009C5784"/>
    <w:rsid w:val="009C587F"/>
    <w:rsid w:val="009C5E3F"/>
    <w:rsid w:val="009C5F55"/>
    <w:rsid w:val="009C6B24"/>
    <w:rsid w:val="009C6C09"/>
    <w:rsid w:val="009C6E50"/>
    <w:rsid w:val="009C6EA6"/>
    <w:rsid w:val="009C7337"/>
    <w:rsid w:val="009C7659"/>
    <w:rsid w:val="009C7934"/>
    <w:rsid w:val="009C7BB7"/>
    <w:rsid w:val="009C7DDB"/>
    <w:rsid w:val="009C7F33"/>
    <w:rsid w:val="009D03D5"/>
    <w:rsid w:val="009D04FC"/>
    <w:rsid w:val="009D0B38"/>
    <w:rsid w:val="009D0FBA"/>
    <w:rsid w:val="009D141B"/>
    <w:rsid w:val="009D199D"/>
    <w:rsid w:val="009D2C16"/>
    <w:rsid w:val="009D3159"/>
    <w:rsid w:val="009D3184"/>
    <w:rsid w:val="009D3A3E"/>
    <w:rsid w:val="009D3E8E"/>
    <w:rsid w:val="009D40C9"/>
    <w:rsid w:val="009D494B"/>
    <w:rsid w:val="009D5AC8"/>
    <w:rsid w:val="009D5E0E"/>
    <w:rsid w:val="009D6023"/>
    <w:rsid w:val="009D7016"/>
    <w:rsid w:val="009D72C5"/>
    <w:rsid w:val="009D76EC"/>
    <w:rsid w:val="009D7DC7"/>
    <w:rsid w:val="009E00A3"/>
    <w:rsid w:val="009E03BA"/>
    <w:rsid w:val="009E04B6"/>
    <w:rsid w:val="009E0556"/>
    <w:rsid w:val="009E0740"/>
    <w:rsid w:val="009E0DD3"/>
    <w:rsid w:val="009E0E9F"/>
    <w:rsid w:val="009E0F58"/>
    <w:rsid w:val="009E15EB"/>
    <w:rsid w:val="009E17D1"/>
    <w:rsid w:val="009E1BFC"/>
    <w:rsid w:val="009E266D"/>
    <w:rsid w:val="009E2AE5"/>
    <w:rsid w:val="009E2BC1"/>
    <w:rsid w:val="009E2FEB"/>
    <w:rsid w:val="009E31A2"/>
    <w:rsid w:val="009E329D"/>
    <w:rsid w:val="009E3908"/>
    <w:rsid w:val="009E3B62"/>
    <w:rsid w:val="009E3C81"/>
    <w:rsid w:val="009E3DB1"/>
    <w:rsid w:val="009E4407"/>
    <w:rsid w:val="009E495A"/>
    <w:rsid w:val="009E4E84"/>
    <w:rsid w:val="009E5092"/>
    <w:rsid w:val="009E5F7A"/>
    <w:rsid w:val="009E5F90"/>
    <w:rsid w:val="009E6185"/>
    <w:rsid w:val="009E62C5"/>
    <w:rsid w:val="009E656B"/>
    <w:rsid w:val="009E6713"/>
    <w:rsid w:val="009E6B00"/>
    <w:rsid w:val="009E6E10"/>
    <w:rsid w:val="009E6E22"/>
    <w:rsid w:val="009E6F1C"/>
    <w:rsid w:val="009E7223"/>
    <w:rsid w:val="009E74F3"/>
    <w:rsid w:val="009E7F53"/>
    <w:rsid w:val="009F092E"/>
    <w:rsid w:val="009F0F06"/>
    <w:rsid w:val="009F13A5"/>
    <w:rsid w:val="009F15B1"/>
    <w:rsid w:val="009F199A"/>
    <w:rsid w:val="009F268E"/>
    <w:rsid w:val="009F2D98"/>
    <w:rsid w:val="009F30EE"/>
    <w:rsid w:val="009F349B"/>
    <w:rsid w:val="009F387C"/>
    <w:rsid w:val="009F3AC7"/>
    <w:rsid w:val="009F4359"/>
    <w:rsid w:val="009F4AA7"/>
    <w:rsid w:val="009F4E2D"/>
    <w:rsid w:val="009F4F81"/>
    <w:rsid w:val="009F53F6"/>
    <w:rsid w:val="009F5453"/>
    <w:rsid w:val="009F5C19"/>
    <w:rsid w:val="009F5FC0"/>
    <w:rsid w:val="009F62D4"/>
    <w:rsid w:val="009F6DAB"/>
    <w:rsid w:val="009F7090"/>
    <w:rsid w:val="009F76D9"/>
    <w:rsid w:val="009F7795"/>
    <w:rsid w:val="009F7C39"/>
    <w:rsid w:val="00A00457"/>
    <w:rsid w:val="00A00BEA"/>
    <w:rsid w:val="00A00CD0"/>
    <w:rsid w:val="00A0108E"/>
    <w:rsid w:val="00A01695"/>
    <w:rsid w:val="00A01988"/>
    <w:rsid w:val="00A01E5B"/>
    <w:rsid w:val="00A01F63"/>
    <w:rsid w:val="00A025FE"/>
    <w:rsid w:val="00A02DE2"/>
    <w:rsid w:val="00A03066"/>
    <w:rsid w:val="00A038A5"/>
    <w:rsid w:val="00A03C49"/>
    <w:rsid w:val="00A03C4A"/>
    <w:rsid w:val="00A03D64"/>
    <w:rsid w:val="00A04317"/>
    <w:rsid w:val="00A04432"/>
    <w:rsid w:val="00A05E96"/>
    <w:rsid w:val="00A061C0"/>
    <w:rsid w:val="00A066D0"/>
    <w:rsid w:val="00A06A6F"/>
    <w:rsid w:val="00A06AE7"/>
    <w:rsid w:val="00A07124"/>
    <w:rsid w:val="00A07161"/>
    <w:rsid w:val="00A0787F"/>
    <w:rsid w:val="00A07998"/>
    <w:rsid w:val="00A07D7C"/>
    <w:rsid w:val="00A1088D"/>
    <w:rsid w:val="00A10CF0"/>
    <w:rsid w:val="00A10CFA"/>
    <w:rsid w:val="00A116EC"/>
    <w:rsid w:val="00A11F57"/>
    <w:rsid w:val="00A11FD2"/>
    <w:rsid w:val="00A12546"/>
    <w:rsid w:val="00A1323E"/>
    <w:rsid w:val="00A13287"/>
    <w:rsid w:val="00A135F2"/>
    <w:rsid w:val="00A13B4B"/>
    <w:rsid w:val="00A144FB"/>
    <w:rsid w:val="00A145ED"/>
    <w:rsid w:val="00A14757"/>
    <w:rsid w:val="00A147F9"/>
    <w:rsid w:val="00A14F8F"/>
    <w:rsid w:val="00A154C7"/>
    <w:rsid w:val="00A1562C"/>
    <w:rsid w:val="00A15C31"/>
    <w:rsid w:val="00A15CE3"/>
    <w:rsid w:val="00A16189"/>
    <w:rsid w:val="00A164DF"/>
    <w:rsid w:val="00A16FFA"/>
    <w:rsid w:val="00A17170"/>
    <w:rsid w:val="00A17536"/>
    <w:rsid w:val="00A17543"/>
    <w:rsid w:val="00A1762B"/>
    <w:rsid w:val="00A1781A"/>
    <w:rsid w:val="00A17E4F"/>
    <w:rsid w:val="00A207BB"/>
    <w:rsid w:val="00A20C09"/>
    <w:rsid w:val="00A22086"/>
    <w:rsid w:val="00A2234F"/>
    <w:rsid w:val="00A2236E"/>
    <w:rsid w:val="00A226EB"/>
    <w:rsid w:val="00A22704"/>
    <w:rsid w:val="00A22772"/>
    <w:rsid w:val="00A229B9"/>
    <w:rsid w:val="00A229CC"/>
    <w:rsid w:val="00A22A0D"/>
    <w:rsid w:val="00A22A41"/>
    <w:rsid w:val="00A22ED7"/>
    <w:rsid w:val="00A23578"/>
    <w:rsid w:val="00A24C2D"/>
    <w:rsid w:val="00A2500F"/>
    <w:rsid w:val="00A251F3"/>
    <w:rsid w:val="00A2603F"/>
    <w:rsid w:val="00A2623F"/>
    <w:rsid w:val="00A2703B"/>
    <w:rsid w:val="00A271A1"/>
    <w:rsid w:val="00A303B5"/>
    <w:rsid w:val="00A30690"/>
    <w:rsid w:val="00A3086C"/>
    <w:rsid w:val="00A30CAF"/>
    <w:rsid w:val="00A30D46"/>
    <w:rsid w:val="00A31080"/>
    <w:rsid w:val="00A31266"/>
    <w:rsid w:val="00A314F2"/>
    <w:rsid w:val="00A320B0"/>
    <w:rsid w:val="00A32539"/>
    <w:rsid w:val="00A32817"/>
    <w:rsid w:val="00A32896"/>
    <w:rsid w:val="00A32A4E"/>
    <w:rsid w:val="00A32E94"/>
    <w:rsid w:val="00A33185"/>
    <w:rsid w:val="00A338A8"/>
    <w:rsid w:val="00A3398E"/>
    <w:rsid w:val="00A33BED"/>
    <w:rsid w:val="00A33C4C"/>
    <w:rsid w:val="00A34072"/>
    <w:rsid w:val="00A34272"/>
    <w:rsid w:val="00A346BF"/>
    <w:rsid w:val="00A34A6B"/>
    <w:rsid w:val="00A35526"/>
    <w:rsid w:val="00A359A8"/>
    <w:rsid w:val="00A35D46"/>
    <w:rsid w:val="00A3629D"/>
    <w:rsid w:val="00A36622"/>
    <w:rsid w:val="00A36D10"/>
    <w:rsid w:val="00A3704A"/>
    <w:rsid w:val="00A370E2"/>
    <w:rsid w:val="00A37520"/>
    <w:rsid w:val="00A404D2"/>
    <w:rsid w:val="00A40B90"/>
    <w:rsid w:val="00A40E37"/>
    <w:rsid w:val="00A41791"/>
    <w:rsid w:val="00A41B5D"/>
    <w:rsid w:val="00A41B83"/>
    <w:rsid w:val="00A41CC4"/>
    <w:rsid w:val="00A42045"/>
    <w:rsid w:val="00A426A1"/>
    <w:rsid w:val="00A42E52"/>
    <w:rsid w:val="00A43ED3"/>
    <w:rsid w:val="00A43F61"/>
    <w:rsid w:val="00A4458F"/>
    <w:rsid w:val="00A44689"/>
    <w:rsid w:val="00A446FE"/>
    <w:rsid w:val="00A44732"/>
    <w:rsid w:val="00A4492D"/>
    <w:rsid w:val="00A44B07"/>
    <w:rsid w:val="00A44D8E"/>
    <w:rsid w:val="00A44ED0"/>
    <w:rsid w:val="00A4530A"/>
    <w:rsid w:val="00A457EB"/>
    <w:rsid w:val="00A45C5A"/>
    <w:rsid w:val="00A46331"/>
    <w:rsid w:val="00A46951"/>
    <w:rsid w:val="00A46987"/>
    <w:rsid w:val="00A4703F"/>
    <w:rsid w:val="00A4748F"/>
    <w:rsid w:val="00A477AB"/>
    <w:rsid w:val="00A477D9"/>
    <w:rsid w:val="00A47898"/>
    <w:rsid w:val="00A47939"/>
    <w:rsid w:val="00A4795F"/>
    <w:rsid w:val="00A5007F"/>
    <w:rsid w:val="00A50451"/>
    <w:rsid w:val="00A50510"/>
    <w:rsid w:val="00A508FF"/>
    <w:rsid w:val="00A509EF"/>
    <w:rsid w:val="00A51002"/>
    <w:rsid w:val="00A51097"/>
    <w:rsid w:val="00A51A7E"/>
    <w:rsid w:val="00A526F4"/>
    <w:rsid w:val="00A528E9"/>
    <w:rsid w:val="00A52916"/>
    <w:rsid w:val="00A52936"/>
    <w:rsid w:val="00A52A27"/>
    <w:rsid w:val="00A52A63"/>
    <w:rsid w:val="00A52F56"/>
    <w:rsid w:val="00A5316B"/>
    <w:rsid w:val="00A53EC9"/>
    <w:rsid w:val="00A54006"/>
    <w:rsid w:val="00A5414F"/>
    <w:rsid w:val="00A54565"/>
    <w:rsid w:val="00A54644"/>
    <w:rsid w:val="00A54831"/>
    <w:rsid w:val="00A549C0"/>
    <w:rsid w:val="00A55B51"/>
    <w:rsid w:val="00A55DFB"/>
    <w:rsid w:val="00A55E31"/>
    <w:rsid w:val="00A55FE6"/>
    <w:rsid w:val="00A56356"/>
    <w:rsid w:val="00A565B4"/>
    <w:rsid w:val="00A567E7"/>
    <w:rsid w:val="00A56DDB"/>
    <w:rsid w:val="00A56F09"/>
    <w:rsid w:val="00A57141"/>
    <w:rsid w:val="00A57357"/>
    <w:rsid w:val="00A573F6"/>
    <w:rsid w:val="00A57A5E"/>
    <w:rsid w:val="00A60104"/>
    <w:rsid w:val="00A607E2"/>
    <w:rsid w:val="00A60B27"/>
    <w:rsid w:val="00A611EA"/>
    <w:rsid w:val="00A61C1A"/>
    <w:rsid w:val="00A61C54"/>
    <w:rsid w:val="00A61CBB"/>
    <w:rsid w:val="00A62362"/>
    <w:rsid w:val="00A625F2"/>
    <w:rsid w:val="00A62830"/>
    <w:rsid w:val="00A6287A"/>
    <w:rsid w:val="00A62EF8"/>
    <w:rsid w:val="00A6301E"/>
    <w:rsid w:val="00A63024"/>
    <w:rsid w:val="00A632AA"/>
    <w:rsid w:val="00A63492"/>
    <w:rsid w:val="00A63845"/>
    <w:rsid w:val="00A63B8F"/>
    <w:rsid w:val="00A6424D"/>
    <w:rsid w:val="00A64416"/>
    <w:rsid w:val="00A64EA9"/>
    <w:rsid w:val="00A64FE0"/>
    <w:rsid w:val="00A65334"/>
    <w:rsid w:val="00A6578D"/>
    <w:rsid w:val="00A65828"/>
    <w:rsid w:val="00A65AB8"/>
    <w:rsid w:val="00A65ACC"/>
    <w:rsid w:val="00A6635E"/>
    <w:rsid w:val="00A66774"/>
    <w:rsid w:val="00A66A49"/>
    <w:rsid w:val="00A66C06"/>
    <w:rsid w:val="00A67012"/>
    <w:rsid w:val="00A670A7"/>
    <w:rsid w:val="00A675C2"/>
    <w:rsid w:val="00A67C8F"/>
    <w:rsid w:val="00A67D31"/>
    <w:rsid w:val="00A7035C"/>
    <w:rsid w:val="00A705C7"/>
    <w:rsid w:val="00A708FE"/>
    <w:rsid w:val="00A70DE8"/>
    <w:rsid w:val="00A71141"/>
    <w:rsid w:val="00A71B76"/>
    <w:rsid w:val="00A71E5E"/>
    <w:rsid w:val="00A7216F"/>
    <w:rsid w:val="00A724C0"/>
    <w:rsid w:val="00A727FC"/>
    <w:rsid w:val="00A7280C"/>
    <w:rsid w:val="00A7300F"/>
    <w:rsid w:val="00A733CC"/>
    <w:rsid w:val="00A736CA"/>
    <w:rsid w:val="00A737E2"/>
    <w:rsid w:val="00A739B9"/>
    <w:rsid w:val="00A73A0B"/>
    <w:rsid w:val="00A73FCE"/>
    <w:rsid w:val="00A74277"/>
    <w:rsid w:val="00A743E8"/>
    <w:rsid w:val="00A744CD"/>
    <w:rsid w:val="00A745DF"/>
    <w:rsid w:val="00A75008"/>
    <w:rsid w:val="00A75267"/>
    <w:rsid w:val="00A75898"/>
    <w:rsid w:val="00A75CA9"/>
    <w:rsid w:val="00A762AC"/>
    <w:rsid w:val="00A76680"/>
    <w:rsid w:val="00A76CEB"/>
    <w:rsid w:val="00A76D9B"/>
    <w:rsid w:val="00A76DAE"/>
    <w:rsid w:val="00A76DB0"/>
    <w:rsid w:val="00A77107"/>
    <w:rsid w:val="00A77707"/>
    <w:rsid w:val="00A77811"/>
    <w:rsid w:val="00A77BA9"/>
    <w:rsid w:val="00A80409"/>
    <w:rsid w:val="00A81166"/>
    <w:rsid w:val="00A812E2"/>
    <w:rsid w:val="00A82001"/>
    <w:rsid w:val="00A82539"/>
    <w:rsid w:val="00A8267E"/>
    <w:rsid w:val="00A82726"/>
    <w:rsid w:val="00A8289B"/>
    <w:rsid w:val="00A82D0C"/>
    <w:rsid w:val="00A82DD9"/>
    <w:rsid w:val="00A83003"/>
    <w:rsid w:val="00A832DF"/>
    <w:rsid w:val="00A83364"/>
    <w:rsid w:val="00A8357C"/>
    <w:rsid w:val="00A837BB"/>
    <w:rsid w:val="00A83C6B"/>
    <w:rsid w:val="00A84335"/>
    <w:rsid w:val="00A84636"/>
    <w:rsid w:val="00A85566"/>
    <w:rsid w:val="00A859CA"/>
    <w:rsid w:val="00A85B28"/>
    <w:rsid w:val="00A85CE8"/>
    <w:rsid w:val="00A86514"/>
    <w:rsid w:val="00A8658D"/>
    <w:rsid w:val="00A86C6E"/>
    <w:rsid w:val="00A86DFF"/>
    <w:rsid w:val="00A86E4B"/>
    <w:rsid w:val="00A87817"/>
    <w:rsid w:val="00A87B77"/>
    <w:rsid w:val="00A87BA6"/>
    <w:rsid w:val="00A87CB1"/>
    <w:rsid w:val="00A90496"/>
    <w:rsid w:val="00A907E7"/>
    <w:rsid w:val="00A90B46"/>
    <w:rsid w:val="00A90F93"/>
    <w:rsid w:val="00A913FE"/>
    <w:rsid w:val="00A91A0B"/>
    <w:rsid w:val="00A91C90"/>
    <w:rsid w:val="00A92260"/>
    <w:rsid w:val="00A922A9"/>
    <w:rsid w:val="00A926FE"/>
    <w:rsid w:val="00A92E52"/>
    <w:rsid w:val="00A92F58"/>
    <w:rsid w:val="00A9343F"/>
    <w:rsid w:val="00A93909"/>
    <w:rsid w:val="00A93B94"/>
    <w:rsid w:val="00A93F51"/>
    <w:rsid w:val="00A93F8E"/>
    <w:rsid w:val="00A9430C"/>
    <w:rsid w:val="00A94FAE"/>
    <w:rsid w:val="00A95C80"/>
    <w:rsid w:val="00A95CEE"/>
    <w:rsid w:val="00A95FC2"/>
    <w:rsid w:val="00A97073"/>
    <w:rsid w:val="00A97117"/>
    <w:rsid w:val="00A97136"/>
    <w:rsid w:val="00A971CF"/>
    <w:rsid w:val="00A9745A"/>
    <w:rsid w:val="00A9752D"/>
    <w:rsid w:val="00A978A9"/>
    <w:rsid w:val="00A979E5"/>
    <w:rsid w:val="00A97FC3"/>
    <w:rsid w:val="00AA0493"/>
    <w:rsid w:val="00AA06CC"/>
    <w:rsid w:val="00AA0AEB"/>
    <w:rsid w:val="00AA0B07"/>
    <w:rsid w:val="00AA0D28"/>
    <w:rsid w:val="00AA120B"/>
    <w:rsid w:val="00AA1499"/>
    <w:rsid w:val="00AA18DF"/>
    <w:rsid w:val="00AA197C"/>
    <w:rsid w:val="00AA1E60"/>
    <w:rsid w:val="00AA1EFF"/>
    <w:rsid w:val="00AA1F97"/>
    <w:rsid w:val="00AA2080"/>
    <w:rsid w:val="00AA23F0"/>
    <w:rsid w:val="00AA270C"/>
    <w:rsid w:val="00AA27C7"/>
    <w:rsid w:val="00AA2CA3"/>
    <w:rsid w:val="00AA2E91"/>
    <w:rsid w:val="00AA420E"/>
    <w:rsid w:val="00AA4656"/>
    <w:rsid w:val="00AA4AD2"/>
    <w:rsid w:val="00AA4BE1"/>
    <w:rsid w:val="00AA4DF4"/>
    <w:rsid w:val="00AA5BC0"/>
    <w:rsid w:val="00AA63A0"/>
    <w:rsid w:val="00AA6708"/>
    <w:rsid w:val="00AA676B"/>
    <w:rsid w:val="00AA67EB"/>
    <w:rsid w:val="00AA6D44"/>
    <w:rsid w:val="00AA704F"/>
    <w:rsid w:val="00AA7A28"/>
    <w:rsid w:val="00AA7EEF"/>
    <w:rsid w:val="00AB02C5"/>
    <w:rsid w:val="00AB03E2"/>
    <w:rsid w:val="00AB0AAC"/>
    <w:rsid w:val="00AB138E"/>
    <w:rsid w:val="00AB159C"/>
    <w:rsid w:val="00AB1612"/>
    <w:rsid w:val="00AB167E"/>
    <w:rsid w:val="00AB18EE"/>
    <w:rsid w:val="00AB23D0"/>
    <w:rsid w:val="00AB2750"/>
    <w:rsid w:val="00AB2FD6"/>
    <w:rsid w:val="00AB30C6"/>
    <w:rsid w:val="00AB3209"/>
    <w:rsid w:val="00AB3BA8"/>
    <w:rsid w:val="00AB407C"/>
    <w:rsid w:val="00AB43C0"/>
    <w:rsid w:val="00AB47B8"/>
    <w:rsid w:val="00AB4B61"/>
    <w:rsid w:val="00AB4DCE"/>
    <w:rsid w:val="00AB5DBC"/>
    <w:rsid w:val="00AB5FFC"/>
    <w:rsid w:val="00AB6474"/>
    <w:rsid w:val="00AB6AEE"/>
    <w:rsid w:val="00AB6DB1"/>
    <w:rsid w:val="00AB70B7"/>
    <w:rsid w:val="00AB72C0"/>
    <w:rsid w:val="00AB7873"/>
    <w:rsid w:val="00AB79DE"/>
    <w:rsid w:val="00AB7A0B"/>
    <w:rsid w:val="00AB7BF8"/>
    <w:rsid w:val="00AB7C6F"/>
    <w:rsid w:val="00AC02CD"/>
    <w:rsid w:val="00AC0F9D"/>
    <w:rsid w:val="00AC0FB1"/>
    <w:rsid w:val="00AC1008"/>
    <w:rsid w:val="00AC11AD"/>
    <w:rsid w:val="00AC131B"/>
    <w:rsid w:val="00AC14A8"/>
    <w:rsid w:val="00AC1506"/>
    <w:rsid w:val="00AC1773"/>
    <w:rsid w:val="00AC1E88"/>
    <w:rsid w:val="00AC2A57"/>
    <w:rsid w:val="00AC2D52"/>
    <w:rsid w:val="00AC2EAA"/>
    <w:rsid w:val="00AC3E8B"/>
    <w:rsid w:val="00AC43F6"/>
    <w:rsid w:val="00AC448E"/>
    <w:rsid w:val="00AC459F"/>
    <w:rsid w:val="00AC4682"/>
    <w:rsid w:val="00AC4972"/>
    <w:rsid w:val="00AC4B6F"/>
    <w:rsid w:val="00AC4C0B"/>
    <w:rsid w:val="00AC4CEA"/>
    <w:rsid w:val="00AC5623"/>
    <w:rsid w:val="00AC572E"/>
    <w:rsid w:val="00AC588C"/>
    <w:rsid w:val="00AC604C"/>
    <w:rsid w:val="00AC6384"/>
    <w:rsid w:val="00AC6F09"/>
    <w:rsid w:val="00AC6FCA"/>
    <w:rsid w:val="00AC7236"/>
    <w:rsid w:val="00AC7248"/>
    <w:rsid w:val="00AC74F5"/>
    <w:rsid w:val="00AC7852"/>
    <w:rsid w:val="00AC7878"/>
    <w:rsid w:val="00AC79F8"/>
    <w:rsid w:val="00AC7B85"/>
    <w:rsid w:val="00AC7DD8"/>
    <w:rsid w:val="00AD0547"/>
    <w:rsid w:val="00AD1356"/>
    <w:rsid w:val="00AD18AC"/>
    <w:rsid w:val="00AD1C09"/>
    <w:rsid w:val="00AD1D8F"/>
    <w:rsid w:val="00AD2090"/>
    <w:rsid w:val="00AD25AB"/>
    <w:rsid w:val="00AD25CD"/>
    <w:rsid w:val="00AD277B"/>
    <w:rsid w:val="00AD2A31"/>
    <w:rsid w:val="00AD2C13"/>
    <w:rsid w:val="00AD2DFE"/>
    <w:rsid w:val="00AD3228"/>
    <w:rsid w:val="00AD32AE"/>
    <w:rsid w:val="00AD34B4"/>
    <w:rsid w:val="00AD3823"/>
    <w:rsid w:val="00AD39B1"/>
    <w:rsid w:val="00AD3B3C"/>
    <w:rsid w:val="00AD3E2F"/>
    <w:rsid w:val="00AD3E32"/>
    <w:rsid w:val="00AD476E"/>
    <w:rsid w:val="00AD492F"/>
    <w:rsid w:val="00AD4C09"/>
    <w:rsid w:val="00AD4D8F"/>
    <w:rsid w:val="00AD4F11"/>
    <w:rsid w:val="00AD56F0"/>
    <w:rsid w:val="00AD5892"/>
    <w:rsid w:val="00AD5E8E"/>
    <w:rsid w:val="00AD610E"/>
    <w:rsid w:val="00AD6B6D"/>
    <w:rsid w:val="00AD6F4E"/>
    <w:rsid w:val="00AD7C78"/>
    <w:rsid w:val="00AD7F01"/>
    <w:rsid w:val="00AE012C"/>
    <w:rsid w:val="00AE015B"/>
    <w:rsid w:val="00AE0179"/>
    <w:rsid w:val="00AE017E"/>
    <w:rsid w:val="00AE01DC"/>
    <w:rsid w:val="00AE04C4"/>
    <w:rsid w:val="00AE0548"/>
    <w:rsid w:val="00AE06C6"/>
    <w:rsid w:val="00AE097F"/>
    <w:rsid w:val="00AE0EBF"/>
    <w:rsid w:val="00AE1344"/>
    <w:rsid w:val="00AE1471"/>
    <w:rsid w:val="00AE15EF"/>
    <w:rsid w:val="00AE1684"/>
    <w:rsid w:val="00AE1D83"/>
    <w:rsid w:val="00AE25DE"/>
    <w:rsid w:val="00AE283B"/>
    <w:rsid w:val="00AE2AF3"/>
    <w:rsid w:val="00AE311C"/>
    <w:rsid w:val="00AE3B0F"/>
    <w:rsid w:val="00AE3CB1"/>
    <w:rsid w:val="00AE3D53"/>
    <w:rsid w:val="00AE3F5F"/>
    <w:rsid w:val="00AE42BF"/>
    <w:rsid w:val="00AE4B6D"/>
    <w:rsid w:val="00AE621F"/>
    <w:rsid w:val="00AE676F"/>
    <w:rsid w:val="00AE70A4"/>
    <w:rsid w:val="00AE73F0"/>
    <w:rsid w:val="00AE7577"/>
    <w:rsid w:val="00AE75F3"/>
    <w:rsid w:val="00AE7BFB"/>
    <w:rsid w:val="00AF002E"/>
    <w:rsid w:val="00AF03A9"/>
    <w:rsid w:val="00AF0623"/>
    <w:rsid w:val="00AF0CBC"/>
    <w:rsid w:val="00AF159C"/>
    <w:rsid w:val="00AF16E4"/>
    <w:rsid w:val="00AF1C8D"/>
    <w:rsid w:val="00AF20DC"/>
    <w:rsid w:val="00AF2211"/>
    <w:rsid w:val="00AF2685"/>
    <w:rsid w:val="00AF2B8E"/>
    <w:rsid w:val="00AF2E83"/>
    <w:rsid w:val="00AF3554"/>
    <w:rsid w:val="00AF3B71"/>
    <w:rsid w:val="00AF431B"/>
    <w:rsid w:val="00AF4716"/>
    <w:rsid w:val="00AF4A7B"/>
    <w:rsid w:val="00AF4B30"/>
    <w:rsid w:val="00AF4C6C"/>
    <w:rsid w:val="00AF4CCB"/>
    <w:rsid w:val="00AF4D1B"/>
    <w:rsid w:val="00AF516C"/>
    <w:rsid w:val="00AF6C03"/>
    <w:rsid w:val="00AF6E4C"/>
    <w:rsid w:val="00AF6F24"/>
    <w:rsid w:val="00AF7B04"/>
    <w:rsid w:val="00AF7B31"/>
    <w:rsid w:val="00B001AC"/>
    <w:rsid w:val="00B006C7"/>
    <w:rsid w:val="00B00906"/>
    <w:rsid w:val="00B00BA5"/>
    <w:rsid w:val="00B00C9C"/>
    <w:rsid w:val="00B00FE0"/>
    <w:rsid w:val="00B0140E"/>
    <w:rsid w:val="00B023C7"/>
    <w:rsid w:val="00B02732"/>
    <w:rsid w:val="00B02A34"/>
    <w:rsid w:val="00B02D3C"/>
    <w:rsid w:val="00B03728"/>
    <w:rsid w:val="00B03A57"/>
    <w:rsid w:val="00B040B1"/>
    <w:rsid w:val="00B0424C"/>
    <w:rsid w:val="00B04350"/>
    <w:rsid w:val="00B0482B"/>
    <w:rsid w:val="00B052EB"/>
    <w:rsid w:val="00B05BFC"/>
    <w:rsid w:val="00B06F7D"/>
    <w:rsid w:val="00B06FD1"/>
    <w:rsid w:val="00B07130"/>
    <w:rsid w:val="00B07A23"/>
    <w:rsid w:val="00B07F4C"/>
    <w:rsid w:val="00B1014A"/>
    <w:rsid w:val="00B10449"/>
    <w:rsid w:val="00B106BB"/>
    <w:rsid w:val="00B10C95"/>
    <w:rsid w:val="00B111A9"/>
    <w:rsid w:val="00B114C0"/>
    <w:rsid w:val="00B115AC"/>
    <w:rsid w:val="00B115D4"/>
    <w:rsid w:val="00B117B4"/>
    <w:rsid w:val="00B11BA9"/>
    <w:rsid w:val="00B1247A"/>
    <w:rsid w:val="00B12C36"/>
    <w:rsid w:val="00B12E4A"/>
    <w:rsid w:val="00B1303A"/>
    <w:rsid w:val="00B13472"/>
    <w:rsid w:val="00B13F8F"/>
    <w:rsid w:val="00B141C4"/>
    <w:rsid w:val="00B142B2"/>
    <w:rsid w:val="00B14600"/>
    <w:rsid w:val="00B14890"/>
    <w:rsid w:val="00B148A2"/>
    <w:rsid w:val="00B148FA"/>
    <w:rsid w:val="00B14D0F"/>
    <w:rsid w:val="00B14F56"/>
    <w:rsid w:val="00B15328"/>
    <w:rsid w:val="00B153CF"/>
    <w:rsid w:val="00B15826"/>
    <w:rsid w:val="00B15BC9"/>
    <w:rsid w:val="00B162E6"/>
    <w:rsid w:val="00B16536"/>
    <w:rsid w:val="00B16884"/>
    <w:rsid w:val="00B1755D"/>
    <w:rsid w:val="00B17618"/>
    <w:rsid w:val="00B17F2E"/>
    <w:rsid w:val="00B20645"/>
    <w:rsid w:val="00B206F5"/>
    <w:rsid w:val="00B21360"/>
    <w:rsid w:val="00B2182B"/>
    <w:rsid w:val="00B21DFF"/>
    <w:rsid w:val="00B22A84"/>
    <w:rsid w:val="00B22E08"/>
    <w:rsid w:val="00B22EAA"/>
    <w:rsid w:val="00B22FA2"/>
    <w:rsid w:val="00B23A7F"/>
    <w:rsid w:val="00B23C0B"/>
    <w:rsid w:val="00B23E52"/>
    <w:rsid w:val="00B25056"/>
    <w:rsid w:val="00B25068"/>
    <w:rsid w:val="00B2515A"/>
    <w:rsid w:val="00B252AB"/>
    <w:rsid w:val="00B25331"/>
    <w:rsid w:val="00B25379"/>
    <w:rsid w:val="00B25429"/>
    <w:rsid w:val="00B25A28"/>
    <w:rsid w:val="00B25F51"/>
    <w:rsid w:val="00B260F2"/>
    <w:rsid w:val="00B26757"/>
    <w:rsid w:val="00B26B3C"/>
    <w:rsid w:val="00B26DE0"/>
    <w:rsid w:val="00B277BC"/>
    <w:rsid w:val="00B2788F"/>
    <w:rsid w:val="00B27A35"/>
    <w:rsid w:val="00B30676"/>
    <w:rsid w:val="00B30911"/>
    <w:rsid w:val="00B30916"/>
    <w:rsid w:val="00B30927"/>
    <w:rsid w:val="00B30A56"/>
    <w:rsid w:val="00B30B13"/>
    <w:rsid w:val="00B30C01"/>
    <w:rsid w:val="00B31895"/>
    <w:rsid w:val="00B31C84"/>
    <w:rsid w:val="00B31D52"/>
    <w:rsid w:val="00B326D0"/>
    <w:rsid w:val="00B330AA"/>
    <w:rsid w:val="00B33B34"/>
    <w:rsid w:val="00B33C72"/>
    <w:rsid w:val="00B33EC5"/>
    <w:rsid w:val="00B33EE1"/>
    <w:rsid w:val="00B33F74"/>
    <w:rsid w:val="00B344CE"/>
    <w:rsid w:val="00B3457A"/>
    <w:rsid w:val="00B345A1"/>
    <w:rsid w:val="00B3492E"/>
    <w:rsid w:val="00B34CDD"/>
    <w:rsid w:val="00B34FAE"/>
    <w:rsid w:val="00B35227"/>
    <w:rsid w:val="00B35486"/>
    <w:rsid w:val="00B355C3"/>
    <w:rsid w:val="00B35633"/>
    <w:rsid w:val="00B35906"/>
    <w:rsid w:val="00B35979"/>
    <w:rsid w:val="00B361A6"/>
    <w:rsid w:val="00B36447"/>
    <w:rsid w:val="00B36709"/>
    <w:rsid w:val="00B367B2"/>
    <w:rsid w:val="00B378CB"/>
    <w:rsid w:val="00B37F91"/>
    <w:rsid w:val="00B404CF"/>
    <w:rsid w:val="00B4097F"/>
    <w:rsid w:val="00B41711"/>
    <w:rsid w:val="00B41BDC"/>
    <w:rsid w:val="00B42140"/>
    <w:rsid w:val="00B4253F"/>
    <w:rsid w:val="00B427F3"/>
    <w:rsid w:val="00B42A90"/>
    <w:rsid w:val="00B42F2F"/>
    <w:rsid w:val="00B4311B"/>
    <w:rsid w:val="00B433DE"/>
    <w:rsid w:val="00B434DE"/>
    <w:rsid w:val="00B435AA"/>
    <w:rsid w:val="00B43E42"/>
    <w:rsid w:val="00B43F4D"/>
    <w:rsid w:val="00B44E09"/>
    <w:rsid w:val="00B45135"/>
    <w:rsid w:val="00B45935"/>
    <w:rsid w:val="00B45D1D"/>
    <w:rsid w:val="00B463E4"/>
    <w:rsid w:val="00B46470"/>
    <w:rsid w:val="00B466BA"/>
    <w:rsid w:val="00B46706"/>
    <w:rsid w:val="00B4685D"/>
    <w:rsid w:val="00B46B50"/>
    <w:rsid w:val="00B46F61"/>
    <w:rsid w:val="00B4722A"/>
    <w:rsid w:val="00B47937"/>
    <w:rsid w:val="00B47CD8"/>
    <w:rsid w:val="00B500AC"/>
    <w:rsid w:val="00B504EA"/>
    <w:rsid w:val="00B5087B"/>
    <w:rsid w:val="00B50915"/>
    <w:rsid w:val="00B50A5A"/>
    <w:rsid w:val="00B50C40"/>
    <w:rsid w:val="00B50EDE"/>
    <w:rsid w:val="00B51001"/>
    <w:rsid w:val="00B51108"/>
    <w:rsid w:val="00B5186A"/>
    <w:rsid w:val="00B5187A"/>
    <w:rsid w:val="00B52118"/>
    <w:rsid w:val="00B522E4"/>
    <w:rsid w:val="00B52864"/>
    <w:rsid w:val="00B52A20"/>
    <w:rsid w:val="00B52AA3"/>
    <w:rsid w:val="00B52C02"/>
    <w:rsid w:val="00B5323F"/>
    <w:rsid w:val="00B5392E"/>
    <w:rsid w:val="00B5397B"/>
    <w:rsid w:val="00B53AF0"/>
    <w:rsid w:val="00B53D0E"/>
    <w:rsid w:val="00B53D67"/>
    <w:rsid w:val="00B5426D"/>
    <w:rsid w:val="00B54625"/>
    <w:rsid w:val="00B54755"/>
    <w:rsid w:val="00B5475A"/>
    <w:rsid w:val="00B548ED"/>
    <w:rsid w:val="00B54C96"/>
    <w:rsid w:val="00B54DDF"/>
    <w:rsid w:val="00B550E3"/>
    <w:rsid w:val="00B55248"/>
    <w:rsid w:val="00B5558A"/>
    <w:rsid w:val="00B55CAD"/>
    <w:rsid w:val="00B55F92"/>
    <w:rsid w:val="00B5604B"/>
    <w:rsid w:val="00B56B67"/>
    <w:rsid w:val="00B56CC9"/>
    <w:rsid w:val="00B57335"/>
    <w:rsid w:val="00B57531"/>
    <w:rsid w:val="00B57ACA"/>
    <w:rsid w:val="00B57C05"/>
    <w:rsid w:val="00B6041B"/>
    <w:rsid w:val="00B60460"/>
    <w:rsid w:val="00B608D8"/>
    <w:rsid w:val="00B60E32"/>
    <w:rsid w:val="00B60E93"/>
    <w:rsid w:val="00B61B0A"/>
    <w:rsid w:val="00B6233F"/>
    <w:rsid w:val="00B62A47"/>
    <w:rsid w:val="00B62BBE"/>
    <w:rsid w:val="00B62CCB"/>
    <w:rsid w:val="00B62DE1"/>
    <w:rsid w:val="00B6335E"/>
    <w:rsid w:val="00B6343E"/>
    <w:rsid w:val="00B6375C"/>
    <w:rsid w:val="00B63818"/>
    <w:rsid w:val="00B6445C"/>
    <w:rsid w:val="00B6481D"/>
    <w:rsid w:val="00B64AD8"/>
    <w:rsid w:val="00B64F15"/>
    <w:rsid w:val="00B652CF"/>
    <w:rsid w:val="00B65A02"/>
    <w:rsid w:val="00B65E80"/>
    <w:rsid w:val="00B6661C"/>
    <w:rsid w:val="00B66BC5"/>
    <w:rsid w:val="00B66E32"/>
    <w:rsid w:val="00B66EE9"/>
    <w:rsid w:val="00B66FCB"/>
    <w:rsid w:val="00B6705D"/>
    <w:rsid w:val="00B670CF"/>
    <w:rsid w:val="00B67388"/>
    <w:rsid w:val="00B6756F"/>
    <w:rsid w:val="00B6765E"/>
    <w:rsid w:val="00B679F2"/>
    <w:rsid w:val="00B67DED"/>
    <w:rsid w:val="00B67E80"/>
    <w:rsid w:val="00B67EAF"/>
    <w:rsid w:val="00B67F16"/>
    <w:rsid w:val="00B70291"/>
    <w:rsid w:val="00B70464"/>
    <w:rsid w:val="00B7058F"/>
    <w:rsid w:val="00B707B2"/>
    <w:rsid w:val="00B70838"/>
    <w:rsid w:val="00B70B0E"/>
    <w:rsid w:val="00B70BB8"/>
    <w:rsid w:val="00B70E0D"/>
    <w:rsid w:val="00B719D8"/>
    <w:rsid w:val="00B7253B"/>
    <w:rsid w:val="00B72969"/>
    <w:rsid w:val="00B72C46"/>
    <w:rsid w:val="00B72FD7"/>
    <w:rsid w:val="00B7374C"/>
    <w:rsid w:val="00B7391D"/>
    <w:rsid w:val="00B73C20"/>
    <w:rsid w:val="00B73D38"/>
    <w:rsid w:val="00B73D5E"/>
    <w:rsid w:val="00B73DBA"/>
    <w:rsid w:val="00B73E8B"/>
    <w:rsid w:val="00B74218"/>
    <w:rsid w:val="00B74CB5"/>
    <w:rsid w:val="00B74F10"/>
    <w:rsid w:val="00B7592F"/>
    <w:rsid w:val="00B75942"/>
    <w:rsid w:val="00B75A8F"/>
    <w:rsid w:val="00B764AA"/>
    <w:rsid w:val="00B76BD3"/>
    <w:rsid w:val="00B77027"/>
    <w:rsid w:val="00B77547"/>
    <w:rsid w:val="00B778AB"/>
    <w:rsid w:val="00B77A18"/>
    <w:rsid w:val="00B77AA6"/>
    <w:rsid w:val="00B77CE5"/>
    <w:rsid w:val="00B77EB2"/>
    <w:rsid w:val="00B77F26"/>
    <w:rsid w:val="00B800B2"/>
    <w:rsid w:val="00B80155"/>
    <w:rsid w:val="00B80A30"/>
    <w:rsid w:val="00B80FCA"/>
    <w:rsid w:val="00B81225"/>
    <w:rsid w:val="00B8150C"/>
    <w:rsid w:val="00B817AD"/>
    <w:rsid w:val="00B817CB"/>
    <w:rsid w:val="00B818E0"/>
    <w:rsid w:val="00B81B5D"/>
    <w:rsid w:val="00B81D66"/>
    <w:rsid w:val="00B81F67"/>
    <w:rsid w:val="00B82045"/>
    <w:rsid w:val="00B822B9"/>
    <w:rsid w:val="00B8239C"/>
    <w:rsid w:val="00B8256F"/>
    <w:rsid w:val="00B82E7B"/>
    <w:rsid w:val="00B82F55"/>
    <w:rsid w:val="00B83147"/>
    <w:rsid w:val="00B833C6"/>
    <w:rsid w:val="00B8380E"/>
    <w:rsid w:val="00B83A32"/>
    <w:rsid w:val="00B83CDC"/>
    <w:rsid w:val="00B83E1C"/>
    <w:rsid w:val="00B843B8"/>
    <w:rsid w:val="00B84434"/>
    <w:rsid w:val="00B84756"/>
    <w:rsid w:val="00B84E12"/>
    <w:rsid w:val="00B850B8"/>
    <w:rsid w:val="00B85D4D"/>
    <w:rsid w:val="00B86587"/>
    <w:rsid w:val="00B86F85"/>
    <w:rsid w:val="00B87050"/>
    <w:rsid w:val="00B875D2"/>
    <w:rsid w:val="00B87646"/>
    <w:rsid w:val="00B877E0"/>
    <w:rsid w:val="00B87B18"/>
    <w:rsid w:val="00B87DAC"/>
    <w:rsid w:val="00B90B4D"/>
    <w:rsid w:val="00B90E44"/>
    <w:rsid w:val="00B90E99"/>
    <w:rsid w:val="00B915EE"/>
    <w:rsid w:val="00B91CEA"/>
    <w:rsid w:val="00B91E87"/>
    <w:rsid w:val="00B920E0"/>
    <w:rsid w:val="00B922E1"/>
    <w:rsid w:val="00B92390"/>
    <w:rsid w:val="00B9295C"/>
    <w:rsid w:val="00B93008"/>
    <w:rsid w:val="00B93016"/>
    <w:rsid w:val="00B941DF"/>
    <w:rsid w:val="00B94B5D"/>
    <w:rsid w:val="00B94C10"/>
    <w:rsid w:val="00B94DC6"/>
    <w:rsid w:val="00B94F87"/>
    <w:rsid w:val="00B94FAC"/>
    <w:rsid w:val="00B950E7"/>
    <w:rsid w:val="00B95109"/>
    <w:rsid w:val="00B952C3"/>
    <w:rsid w:val="00B95489"/>
    <w:rsid w:val="00B95569"/>
    <w:rsid w:val="00B95638"/>
    <w:rsid w:val="00B959BF"/>
    <w:rsid w:val="00B96778"/>
    <w:rsid w:val="00B97340"/>
    <w:rsid w:val="00B97AF2"/>
    <w:rsid w:val="00BA156C"/>
    <w:rsid w:val="00BA15A7"/>
    <w:rsid w:val="00BA1CDD"/>
    <w:rsid w:val="00BA2B79"/>
    <w:rsid w:val="00BA2B85"/>
    <w:rsid w:val="00BA2CBC"/>
    <w:rsid w:val="00BA2F32"/>
    <w:rsid w:val="00BA2F6F"/>
    <w:rsid w:val="00BA3119"/>
    <w:rsid w:val="00BA39B7"/>
    <w:rsid w:val="00BA3C03"/>
    <w:rsid w:val="00BA3FA9"/>
    <w:rsid w:val="00BA414F"/>
    <w:rsid w:val="00BA41F7"/>
    <w:rsid w:val="00BA45A2"/>
    <w:rsid w:val="00BA4A02"/>
    <w:rsid w:val="00BA4C28"/>
    <w:rsid w:val="00BA5053"/>
    <w:rsid w:val="00BA5143"/>
    <w:rsid w:val="00BA5229"/>
    <w:rsid w:val="00BA5265"/>
    <w:rsid w:val="00BA5475"/>
    <w:rsid w:val="00BA558A"/>
    <w:rsid w:val="00BA5969"/>
    <w:rsid w:val="00BA59DE"/>
    <w:rsid w:val="00BA5C6A"/>
    <w:rsid w:val="00BA5D51"/>
    <w:rsid w:val="00BA5D70"/>
    <w:rsid w:val="00BA619B"/>
    <w:rsid w:val="00BA6D4C"/>
    <w:rsid w:val="00BA78F9"/>
    <w:rsid w:val="00BA7EC0"/>
    <w:rsid w:val="00BB0F3E"/>
    <w:rsid w:val="00BB14C5"/>
    <w:rsid w:val="00BB2006"/>
    <w:rsid w:val="00BB2204"/>
    <w:rsid w:val="00BB2323"/>
    <w:rsid w:val="00BB2E5C"/>
    <w:rsid w:val="00BB32D3"/>
    <w:rsid w:val="00BB33B3"/>
    <w:rsid w:val="00BB34BC"/>
    <w:rsid w:val="00BB3975"/>
    <w:rsid w:val="00BB3979"/>
    <w:rsid w:val="00BB3C6E"/>
    <w:rsid w:val="00BB3F82"/>
    <w:rsid w:val="00BB3FB1"/>
    <w:rsid w:val="00BB40A7"/>
    <w:rsid w:val="00BB4218"/>
    <w:rsid w:val="00BB4A2A"/>
    <w:rsid w:val="00BB4E8C"/>
    <w:rsid w:val="00BB5466"/>
    <w:rsid w:val="00BB55AE"/>
    <w:rsid w:val="00BB56BC"/>
    <w:rsid w:val="00BB5E68"/>
    <w:rsid w:val="00BB5F84"/>
    <w:rsid w:val="00BB5F8E"/>
    <w:rsid w:val="00BB5FDA"/>
    <w:rsid w:val="00BB6024"/>
    <w:rsid w:val="00BB64C3"/>
    <w:rsid w:val="00BB6A23"/>
    <w:rsid w:val="00BB74AC"/>
    <w:rsid w:val="00BB74E4"/>
    <w:rsid w:val="00BB7AE6"/>
    <w:rsid w:val="00BB7C2C"/>
    <w:rsid w:val="00BC035A"/>
    <w:rsid w:val="00BC0589"/>
    <w:rsid w:val="00BC073C"/>
    <w:rsid w:val="00BC0917"/>
    <w:rsid w:val="00BC11A4"/>
    <w:rsid w:val="00BC12F2"/>
    <w:rsid w:val="00BC165A"/>
    <w:rsid w:val="00BC1857"/>
    <w:rsid w:val="00BC1972"/>
    <w:rsid w:val="00BC2516"/>
    <w:rsid w:val="00BC2759"/>
    <w:rsid w:val="00BC2CA2"/>
    <w:rsid w:val="00BC2D62"/>
    <w:rsid w:val="00BC328D"/>
    <w:rsid w:val="00BC38D1"/>
    <w:rsid w:val="00BC403B"/>
    <w:rsid w:val="00BC454E"/>
    <w:rsid w:val="00BC4789"/>
    <w:rsid w:val="00BC4BF9"/>
    <w:rsid w:val="00BC506D"/>
    <w:rsid w:val="00BC5851"/>
    <w:rsid w:val="00BC706D"/>
    <w:rsid w:val="00BC7156"/>
    <w:rsid w:val="00BC7753"/>
    <w:rsid w:val="00BC7D7D"/>
    <w:rsid w:val="00BC7EA2"/>
    <w:rsid w:val="00BD006B"/>
    <w:rsid w:val="00BD042B"/>
    <w:rsid w:val="00BD0667"/>
    <w:rsid w:val="00BD0729"/>
    <w:rsid w:val="00BD082B"/>
    <w:rsid w:val="00BD0B31"/>
    <w:rsid w:val="00BD0B5B"/>
    <w:rsid w:val="00BD0B67"/>
    <w:rsid w:val="00BD1585"/>
    <w:rsid w:val="00BD1669"/>
    <w:rsid w:val="00BD16CB"/>
    <w:rsid w:val="00BD1A00"/>
    <w:rsid w:val="00BD245B"/>
    <w:rsid w:val="00BD29EF"/>
    <w:rsid w:val="00BD2A51"/>
    <w:rsid w:val="00BD3080"/>
    <w:rsid w:val="00BD3692"/>
    <w:rsid w:val="00BD4659"/>
    <w:rsid w:val="00BD467B"/>
    <w:rsid w:val="00BD4F07"/>
    <w:rsid w:val="00BD5428"/>
    <w:rsid w:val="00BD578B"/>
    <w:rsid w:val="00BD5C40"/>
    <w:rsid w:val="00BD6321"/>
    <w:rsid w:val="00BD66E4"/>
    <w:rsid w:val="00BD6BB5"/>
    <w:rsid w:val="00BD6C12"/>
    <w:rsid w:val="00BD7646"/>
    <w:rsid w:val="00BD7895"/>
    <w:rsid w:val="00BD7A8B"/>
    <w:rsid w:val="00BD7AD1"/>
    <w:rsid w:val="00BE0327"/>
    <w:rsid w:val="00BE04E5"/>
    <w:rsid w:val="00BE0976"/>
    <w:rsid w:val="00BE0DF3"/>
    <w:rsid w:val="00BE0DF7"/>
    <w:rsid w:val="00BE0EA5"/>
    <w:rsid w:val="00BE1331"/>
    <w:rsid w:val="00BE1344"/>
    <w:rsid w:val="00BE1794"/>
    <w:rsid w:val="00BE1962"/>
    <w:rsid w:val="00BE1A26"/>
    <w:rsid w:val="00BE1D10"/>
    <w:rsid w:val="00BE1F11"/>
    <w:rsid w:val="00BE2084"/>
    <w:rsid w:val="00BE253F"/>
    <w:rsid w:val="00BE2B0D"/>
    <w:rsid w:val="00BE2D69"/>
    <w:rsid w:val="00BE3005"/>
    <w:rsid w:val="00BE34F7"/>
    <w:rsid w:val="00BE3FD4"/>
    <w:rsid w:val="00BE42CB"/>
    <w:rsid w:val="00BE458E"/>
    <w:rsid w:val="00BE4A16"/>
    <w:rsid w:val="00BE4A91"/>
    <w:rsid w:val="00BE4C5F"/>
    <w:rsid w:val="00BE4D80"/>
    <w:rsid w:val="00BE540A"/>
    <w:rsid w:val="00BE5564"/>
    <w:rsid w:val="00BE574F"/>
    <w:rsid w:val="00BE5983"/>
    <w:rsid w:val="00BE65A0"/>
    <w:rsid w:val="00BE6BC0"/>
    <w:rsid w:val="00BE6EA8"/>
    <w:rsid w:val="00BE6F3A"/>
    <w:rsid w:val="00BE7605"/>
    <w:rsid w:val="00BE7AD1"/>
    <w:rsid w:val="00BE7B43"/>
    <w:rsid w:val="00BE7F00"/>
    <w:rsid w:val="00BF0974"/>
    <w:rsid w:val="00BF0B4D"/>
    <w:rsid w:val="00BF0F48"/>
    <w:rsid w:val="00BF12E7"/>
    <w:rsid w:val="00BF1589"/>
    <w:rsid w:val="00BF15CE"/>
    <w:rsid w:val="00BF1B44"/>
    <w:rsid w:val="00BF2649"/>
    <w:rsid w:val="00BF28AB"/>
    <w:rsid w:val="00BF297C"/>
    <w:rsid w:val="00BF2A71"/>
    <w:rsid w:val="00BF2DE1"/>
    <w:rsid w:val="00BF2EDF"/>
    <w:rsid w:val="00BF2F0C"/>
    <w:rsid w:val="00BF3129"/>
    <w:rsid w:val="00BF3310"/>
    <w:rsid w:val="00BF3695"/>
    <w:rsid w:val="00BF3B63"/>
    <w:rsid w:val="00BF3C5E"/>
    <w:rsid w:val="00BF3C9E"/>
    <w:rsid w:val="00BF3F9E"/>
    <w:rsid w:val="00BF423F"/>
    <w:rsid w:val="00BF44F0"/>
    <w:rsid w:val="00BF481A"/>
    <w:rsid w:val="00BF4FE5"/>
    <w:rsid w:val="00BF5209"/>
    <w:rsid w:val="00BF54D7"/>
    <w:rsid w:val="00BF5785"/>
    <w:rsid w:val="00BF5854"/>
    <w:rsid w:val="00BF5E88"/>
    <w:rsid w:val="00BF65C9"/>
    <w:rsid w:val="00BF6B3D"/>
    <w:rsid w:val="00BF6E49"/>
    <w:rsid w:val="00BF6FDC"/>
    <w:rsid w:val="00BF71F8"/>
    <w:rsid w:val="00BF751A"/>
    <w:rsid w:val="00BF7A9A"/>
    <w:rsid w:val="00BF7D25"/>
    <w:rsid w:val="00C000E6"/>
    <w:rsid w:val="00C0019F"/>
    <w:rsid w:val="00C00B8E"/>
    <w:rsid w:val="00C010C4"/>
    <w:rsid w:val="00C012BB"/>
    <w:rsid w:val="00C01848"/>
    <w:rsid w:val="00C01CD5"/>
    <w:rsid w:val="00C02480"/>
    <w:rsid w:val="00C024B0"/>
    <w:rsid w:val="00C02547"/>
    <w:rsid w:val="00C029A2"/>
    <w:rsid w:val="00C02B16"/>
    <w:rsid w:val="00C02E07"/>
    <w:rsid w:val="00C03ECB"/>
    <w:rsid w:val="00C043BB"/>
    <w:rsid w:val="00C0449D"/>
    <w:rsid w:val="00C04609"/>
    <w:rsid w:val="00C04F0D"/>
    <w:rsid w:val="00C04F4E"/>
    <w:rsid w:val="00C04F4F"/>
    <w:rsid w:val="00C0500C"/>
    <w:rsid w:val="00C05C59"/>
    <w:rsid w:val="00C05FC6"/>
    <w:rsid w:val="00C05FEF"/>
    <w:rsid w:val="00C0647A"/>
    <w:rsid w:val="00C06492"/>
    <w:rsid w:val="00C06B21"/>
    <w:rsid w:val="00C06E26"/>
    <w:rsid w:val="00C06E63"/>
    <w:rsid w:val="00C0702F"/>
    <w:rsid w:val="00C07491"/>
    <w:rsid w:val="00C0794E"/>
    <w:rsid w:val="00C079B8"/>
    <w:rsid w:val="00C07A16"/>
    <w:rsid w:val="00C07B37"/>
    <w:rsid w:val="00C10689"/>
    <w:rsid w:val="00C10693"/>
    <w:rsid w:val="00C106F3"/>
    <w:rsid w:val="00C1092D"/>
    <w:rsid w:val="00C10DB1"/>
    <w:rsid w:val="00C10EC9"/>
    <w:rsid w:val="00C11F47"/>
    <w:rsid w:val="00C12B2E"/>
    <w:rsid w:val="00C12FA3"/>
    <w:rsid w:val="00C131D6"/>
    <w:rsid w:val="00C13D97"/>
    <w:rsid w:val="00C13E99"/>
    <w:rsid w:val="00C142CE"/>
    <w:rsid w:val="00C1458A"/>
    <w:rsid w:val="00C14A61"/>
    <w:rsid w:val="00C14B87"/>
    <w:rsid w:val="00C15111"/>
    <w:rsid w:val="00C152CE"/>
    <w:rsid w:val="00C1554A"/>
    <w:rsid w:val="00C15BC7"/>
    <w:rsid w:val="00C15BDD"/>
    <w:rsid w:val="00C15D87"/>
    <w:rsid w:val="00C15DED"/>
    <w:rsid w:val="00C15E97"/>
    <w:rsid w:val="00C16616"/>
    <w:rsid w:val="00C16A62"/>
    <w:rsid w:val="00C17B77"/>
    <w:rsid w:val="00C2008E"/>
    <w:rsid w:val="00C2045C"/>
    <w:rsid w:val="00C20CE7"/>
    <w:rsid w:val="00C20D32"/>
    <w:rsid w:val="00C20EAE"/>
    <w:rsid w:val="00C20FEE"/>
    <w:rsid w:val="00C21017"/>
    <w:rsid w:val="00C2103E"/>
    <w:rsid w:val="00C21681"/>
    <w:rsid w:val="00C21A63"/>
    <w:rsid w:val="00C22669"/>
    <w:rsid w:val="00C22778"/>
    <w:rsid w:val="00C22BFA"/>
    <w:rsid w:val="00C22D44"/>
    <w:rsid w:val="00C23428"/>
    <w:rsid w:val="00C23748"/>
    <w:rsid w:val="00C2387B"/>
    <w:rsid w:val="00C23B5C"/>
    <w:rsid w:val="00C23E5E"/>
    <w:rsid w:val="00C24919"/>
    <w:rsid w:val="00C251C9"/>
    <w:rsid w:val="00C25D81"/>
    <w:rsid w:val="00C25F56"/>
    <w:rsid w:val="00C26179"/>
    <w:rsid w:val="00C2619D"/>
    <w:rsid w:val="00C26265"/>
    <w:rsid w:val="00C264F5"/>
    <w:rsid w:val="00C26631"/>
    <w:rsid w:val="00C26696"/>
    <w:rsid w:val="00C2674E"/>
    <w:rsid w:val="00C26A72"/>
    <w:rsid w:val="00C2747E"/>
    <w:rsid w:val="00C27DF6"/>
    <w:rsid w:val="00C3071D"/>
    <w:rsid w:val="00C309EE"/>
    <w:rsid w:val="00C30A00"/>
    <w:rsid w:val="00C30D7B"/>
    <w:rsid w:val="00C30FED"/>
    <w:rsid w:val="00C3116B"/>
    <w:rsid w:val="00C311C1"/>
    <w:rsid w:val="00C31227"/>
    <w:rsid w:val="00C32035"/>
    <w:rsid w:val="00C32245"/>
    <w:rsid w:val="00C322F3"/>
    <w:rsid w:val="00C3328E"/>
    <w:rsid w:val="00C3371D"/>
    <w:rsid w:val="00C3374C"/>
    <w:rsid w:val="00C33842"/>
    <w:rsid w:val="00C33912"/>
    <w:rsid w:val="00C33B8C"/>
    <w:rsid w:val="00C33FF2"/>
    <w:rsid w:val="00C343A1"/>
    <w:rsid w:val="00C346C4"/>
    <w:rsid w:val="00C34A88"/>
    <w:rsid w:val="00C34B0A"/>
    <w:rsid w:val="00C34B3F"/>
    <w:rsid w:val="00C351EB"/>
    <w:rsid w:val="00C352C8"/>
    <w:rsid w:val="00C35A2A"/>
    <w:rsid w:val="00C35B64"/>
    <w:rsid w:val="00C35C0B"/>
    <w:rsid w:val="00C364AE"/>
    <w:rsid w:val="00C36682"/>
    <w:rsid w:val="00C37179"/>
    <w:rsid w:val="00C3779B"/>
    <w:rsid w:val="00C379AF"/>
    <w:rsid w:val="00C4008E"/>
    <w:rsid w:val="00C405C7"/>
    <w:rsid w:val="00C40B2D"/>
    <w:rsid w:val="00C412E2"/>
    <w:rsid w:val="00C415E9"/>
    <w:rsid w:val="00C41FF7"/>
    <w:rsid w:val="00C429F4"/>
    <w:rsid w:val="00C43152"/>
    <w:rsid w:val="00C43172"/>
    <w:rsid w:val="00C434F9"/>
    <w:rsid w:val="00C438AF"/>
    <w:rsid w:val="00C43AA5"/>
    <w:rsid w:val="00C43C06"/>
    <w:rsid w:val="00C4415B"/>
    <w:rsid w:val="00C441AE"/>
    <w:rsid w:val="00C447A8"/>
    <w:rsid w:val="00C44B97"/>
    <w:rsid w:val="00C44D7F"/>
    <w:rsid w:val="00C45646"/>
    <w:rsid w:val="00C4580E"/>
    <w:rsid w:val="00C45E21"/>
    <w:rsid w:val="00C46167"/>
    <w:rsid w:val="00C46189"/>
    <w:rsid w:val="00C466D8"/>
    <w:rsid w:val="00C46850"/>
    <w:rsid w:val="00C46BA0"/>
    <w:rsid w:val="00C46CB5"/>
    <w:rsid w:val="00C46DA6"/>
    <w:rsid w:val="00C471D1"/>
    <w:rsid w:val="00C47482"/>
    <w:rsid w:val="00C474A4"/>
    <w:rsid w:val="00C47504"/>
    <w:rsid w:val="00C477AE"/>
    <w:rsid w:val="00C479A1"/>
    <w:rsid w:val="00C47E6A"/>
    <w:rsid w:val="00C47E98"/>
    <w:rsid w:val="00C50819"/>
    <w:rsid w:val="00C513AB"/>
    <w:rsid w:val="00C51796"/>
    <w:rsid w:val="00C5191B"/>
    <w:rsid w:val="00C52FCF"/>
    <w:rsid w:val="00C53835"/>
    <w:rsid w:val="00C53E96"/>
    <w:rsid w:val="00C54784"/>
    <w:rsid w:val="00C54D0B"/>
    <w:rsid w:val="00C5602B"/>
    <w:rsid w:val="00C5626A"/>
    <w:rsid w:val="00C562B1"/>
    <w:rsid w:val="00C562E7"/>
    <w:rsid w:val="00C565B7"/>
    <w:rsid w:val="00C565D9"/>
    <w:rsid w:val="00C56647"/>
    <w:rsid w:val="00C56757"/>
    <w:rsid w:val="00C56837"/>
    <w:rsid w:val="00C56F31"/>
    <w:rsid w:val="00C5727A"/>
    <w:rsid w:val="00C57668"/>
    <w:rsid w:val="00C57900"/>
    <w:rsid w:val="00C57CC5"/>
    <w:rsid w:val="00C57E4D"/>
    <w:rsid w:val="00C601B4"/>
    <w:rsid w:val="00C60268"/>
    <w:rsid w:val="00C60351"/>
    <w:rsid w:val="00C603F5"/>
    <w:rsid w:val="00C605AC"/>
    <w:rsid w:val="00C60B01"/>
    <w:rsid w:val="00C60CCF"/>
    <w:rsid w:val="00C6152C"/>
    <w:rsid w:val="00C61D8A"/>
    <w:rsid w:val="00C61E90"/>
    <w:rsid w:val="00C61F31"/>
    <w:rsid w:val="00C620EA"/>
    <w:rsid w:val="00C62241"/>
    <w:rsid w:val="00C625E2"/>
    <w:rsid w:val="00C6278A"/>
    <w:rsid w:val="00C6294E"/>
    <w:rsid w:val="00C62E83"/>
    <w:rsid w:val="00C62EA7"/>
    <w:rsid w:val="00C63453"/>
    <w:rsid w:val="00C638EA"/>
    <w:rsid w:val="00C6391A"/>
    <w:rsid w:val="00C63ECD"/>
    <w:rsid w:val="00C641C4"/>
    <w:rsid w:val="00C64A57"/>
    <w:rsid w:val="00C64B70"/>
    <w:rsid w:val="00C64BE3"/>
    <w:rsid w:val="00C6500F"/>
    <w:rsid w:val="00C65396"/>
    <w:rsid w:val="00C657CB"/>
    <w:rsid w:val="00C65FDD"/>
    <w:rsid w:val="00C66062"/>
    <w:rsid w:val="00C66526"/>
    <w:rsid w:val="00C66A0D"/>
    <w:rsid w:val="00C66CC7"/>
    <w:rsid w:val="00C66CEC"/>
    <w:rsid w:val="00C66D0C"/>
    <w:rsid w:val="00C66E36"/>
    <w:rsid w:val="00C672C9"/>
    <w:rsid w:val="00C6780D"/>
    <w:rsid w:val="00C67C02"/>
    <w:rsid w:val="00C67C3F"/>
    <w:rsid w:val="00C7035A"/>
    <w:rsid w:val="00C7101E"/>
    <w:rsid w:val="00C711D9"/>
    <w:rsid w:val="00C716E3"/>
    <w:rsid w:val="00C7173F"/>
    <w:rsid w:val="00C719DE"/>
    <w:rsid w:val="00C71D7E"/>
    <w:rsid w:val="00C71D87"/>
    <w:rsid w:val="00C71E86"/>
    <w:rsid w:val="00C71F5B"/>
    <w:rsid w:val="00C72428"/>
    <w:rsid w:val="00C728F3"/>
    <w:rsid w:val="00C72D64"/>
    <w:rsid w:val="00C732D4"/>
    <w:rsid w:val="00C733C4"/>
    <w:rsid w:val="00C73B71"/>
    <w:rsid w:val="00C73EF6"/>
    <w:rsid w:val="00C74151"/>
    <w:rsid w:val="00C744FE"/>
    <w:rsid w:val="00C74567"/>
    <w:rsid w:val="00C74730"/>
    <w:rsid w:val="00C74BA3"/>
    <w:rsid w:val="00C74F4A"/>
    <w:rsid w:val="00C75CEE"/>
    <w:rsid w:val="00C75EC2"/>
    <w:rsid w:val="00C763A9"/>
    <w:rsid w:val="00C763FF"/>
    <w:rsid w:val="00C766FF"/>
    <w:rsid w:val="00C7672B"/>
    <w:rsid w:val="00C76916"/>
    <w:rsid w:val="00C76C9C"/>
    <w:rsid w:val="00C771BF"/>
    <w:rsid w:val="00C776AA"/>
    <w:rsid w:val="00C777B3"/>
    <w:rsid w:val="00C77BA5"/>
    <w:rsid w:val="00C77F6E"/>
    <w:rsid w:val="00C8000D"/>
    <w:rsid w:val="00C8011B"/>
    <w:rsid w:val="00C80BA6"/>
    <w:rsid w:val="00C81038"/>
    <w:rsid w:val="00C81044"/>
    <w:rsid w:val="00C8128C"/>
    <w:rsid w:val="00C81363"/>
    <w:rsid w:val="00C81A5A"/>
    <w:rsid w:val="00C827FF"/>
    <w:rsid w:val="00C82CD8"/>
    <w:rsid w:val="00C82D59"/>
    <w:rsid w:val="00C82F7A"/>
    <w:rsid w:val="00C83427"/>
    <w:rsid w:val="00C83932"/>
    <w:rsid w:val="00C83B6A"/>
    <w:rsid w:val="00C83D2D"/>
    <w:rsid w:val="00C84DFD"/>
    <w:rsid w:val="00C85243"/>
    <w:rsid w:val="00C85592"/>
    <w:rsid w:val="00C8564B"/>
    <w:rsid w:val="00C859EA"/>
    <w:rsid w:val="00C85B9C"/>
    <w:rsid w:val="00C85F8A"/>
    <w:rsid w:val="00C86B46"/>
    <w:rsid w:val="00C9017D"/>
    <w:rsid w:val="00C903E9"/>
    <w:rsid w:val="00C90E0D"/>
    <w:rsid w:val="00C90FE3"/>
    <w:rsid w:val="00C916DB"/>
    <w:rsid w:val="00C91841"/>
    <w:rsid w:val="00C91DC0"/>
    <w:rsid w:val="00C92A00"/>
    <w:rsid w:val="00C93129"/>
    <w:rsid w:val="00C93400"/>
    <w:rsid w:val="00C935BD"/>
    <w:rsid w:val="00C93674"/>
    <w:rsid w:val="00C93785"/>
    <w:rsid w:val="00C93E2B"/>
    <w:rsid w:val="00C93F0F"/>
    <w:rsid w:val="00C93FD1"/>
    <w:rsid w:val="00C94443"/>
    <w:rsid w:val="00C944D1"/>
    <w:rsid w:val="00C94682"/>
    <w:rsid w:val="00C949A3"/>
    <w:rsid w:val="00C94A31"/>
    <w:rsid w:val="00C94BFB"/>
    <w:rsid w:val="00C95005"/>
    <w:rsid w:val="00C9529F"/>
    <w:rsid w:val="00C9586E"/>
    <w:rsid w:val="00C95EC0"/>
    <w:rsid w:val="00C9637B"/>
    <w:rsid w:val="00C964B7"/>
    <w:rsid w:val="00C96EA4"/>
    <w:rsid w:val="00C97596"/>
    <w:rsid w:val="00C97DA6"/>
    <w:rsid w:val="00C97E5E"/>
    <w:rsid w:val="00CA00B7"/>
    <w:rsid w:val="00CA05EA"/>
    <w:rsid w:val="00CA068A"/>
    <w:rsid w:val="00CA1123"/>
    <w:rsid w:val="00CA1523"/>
    <w:rsid w:val="00CA171F"/>
    <w:rsid w:val="00CA1740"/>
    <w:rsid w:val="00CA1D29"/>
    <w:rsid w:val="00CA1E80"/>
    <w:rsid w:val="00CA2249"/>
    <w:rsid w:val="00CA2F1E"/>
    <w:rsid w:val="00CA2F4F"/>
    <w:rsid w:val="00CA3019"/>
    <w:rsid w:val="00CA328B"/>
    <w:rsid w:val="00CA35E4"/>
    <w:rsid w:val="00CA373B"/>
    <w:rsid w:val="00CA3BBF"/>
    <w:rsid w:val="00CA3D8E"/>
    <w:rsid w:val="00CA3E13"/>
    <w:rsid w:val="00CA4074"/>
    <w:rsid w:val="00CA410B"/>
    <w:rsid w:val="00CA44F3"/>
    <w:rsid w:val="00CA485C"/>
    <w:rsid w:val="00CA48E2"/>
    <w:rsid w:val="00CA4C1F"/>
    <w:rsid w:val="00CA51E8"/>
    <w:rsid w:val="00CA5590"/>
    <w:rsid w:val="00CA59EA"/>
    <w:rsid w:val="00CA637C"/>
    <w:rsid w:val="00CA69EF"/>
    <w:rsid w:val="00CA7301"/>
    <w:rsid w:val="00CA73BE"/>
    <w:rsid w:val="00CA7472"/>
    <w:rsid w:val="00CA75A2"/>
    <w:rsid w:val="00CA781A"/>
    <w:rsid w:val="00CA797E"/>
    <w:rsid w:val="00CA7B6F"/>
    <w:rsid w:val="00CB04ED"/>
    <w:rsid w:val="00CB0692"/>
    <w:rsid w:val="00CB06DA"/>
    <w:rsid w:val="00CB0C47"/>
    <w:rsid w:val="00CB1640"/>
    <w:rsid w:val="00CB1C3C"/>
    <w:rsid w:val="00CB2568"/>
    <w:rsid w:val="00CB26FB"/>
    <w:rsid w:val="00CB3582"/>
    <w:rsid w:val="00CB3A56"/>
    <w:rsid w:val="00CB452B"/>
    <w:rsid w:val="00CB48B5"/>
    <w:rsid w:val="00CB4B8E"/>
    <w:rsid w:val="00CB4E3C"/>
    <w:rsid w:val="00CB4E6D"/>
    <w:rsid w:val="00CB51AA"/>
    <w:rsid w:val="00CB5325"/>
    <w:rsid w:val="00CB533A"/>
    <w:rsid w:val="00CB5796"/>
    <w:rsid w:val="00CB58C4"/>
    <w:rsid w:val="00CB5D08"/>
    <w:rsid w:val="00CB5FC1"/>
    <w:rsid w:val="00CB601E"/>
    <w:rsid w:val="00CB6129"/>
    <w:rsid w:val="00CB622E"/>
    <w:rsid w:val="00CB64D4"/>
    <w:rsid w:val="00CB6622"/>
    <w:rsid w:val="00CB67FA"/>
    <w:rsid w:val="00CB6B0E"/>
    <w:rsid w:val="00CB6D74"/>
    <w:rsid w:val="00CB746A"/>
    <w:rsid w:val="00CB74C3"/>
    <w:rsid w:val="00CB78C8"/>
    <w:rsid w:val="00CB799C"/>
    <w:rsid w:val="00CB7BF2"/>
    <w:rsid w:val="00CB7BFE"/>
    <w:rsid w:val="00CB7D9A"/>
    <w:rsid w:val="00CB7ED3"/>
    <w:rsid w:val="00CC06D1"/>
    <w:rsid w:val="00CC074C"/>
    <w:rsid w:val="00CC16F8"/>
    <w:rsid w:val="00CC19B5"/>
    <w:rsid w:val="00CC1B66"/>
    <w:rsid w:val="00CC1BE7"/>
    <w:rsid w:val="00CC245B"/>
    <w:rsid w:val="00CC29FD"/>
    <w:rsid w:val="00CC2CC5"/>
    <w:rsid w:val="00CC3060"/>
    <w:rsid w:val="00CC3429"/>
    <w:rsid w:val="00CC3514"/>
    <w:rsid w:val="00CC367E"/>
    <w:rsid w:val="00CC3A65"/>
    <w:rsid w:val="00CC449F"/>
    <w:rsid w:val="00CC45A0"/>
    <w:rsid w:val="00CC4944"/>
    <w:rsid w:val="00CC4F2F"/>
    <w:rsid w:val="00CC4F46"/>
    <w:rsid w:val="00CC5280"/>
    <w:rsid w:val="00CC55D9"/>
    <w:rsid w:val="00CC56F7"/>
    <w:rsid w:val="00CC593C"/>
    <w:rsid w:val="00CC5BAD"/>
    <w:rsid w:val="00CC6A13"/>
    <w:rsid w:val="00CC6A19"/>
    <w:rsid w:val="00CC6BB9"/>
    <w:rsid w:val="00CC6D15"/>
    <w:rsid w:val="00CC6D29"/>
    <w:rsid w:val="00CC72C3"/>
    <w:rsid w:val="00CC7680"/>
    <w:rsid w:val="00CC77E5"/>
    <w:rsid w:val="00CC78C3"/>
    <w:rsid w:val="00CC7E82"/>
    <w:rsid w:val="00CC7EA1"/>
    <w:rsid w:val="00CC7EB3"/>
    <w:rsid w:val="00CC7F8E"/>
    <w:rsid w:val="00CD1348"/>
    <w:rsid w:val="00CD1385"/>
    <w:rsid w:val="00CD1B30"/>
    <w:rsid w:val="00CD1B6E"/>
    <w:rsid w:val="00CD1CA8"/>
    <w:rsid w:val="00CD1CCB"/>
    <w:rsid w:val="00CD1E7E"/>
    <w:rsid w:val="00CD1EC2"/>
    <w:rsid w:val="00CD2DD5"/>
    <w:rsid w:val="00CD3325"/>
    <w:rsid w:val="00CD3832"/>
    <w:rsid w:val="00CD3979"/>
    <w:rsid w:val="00CD3A7B"/>
    <w:rsid w:val="00CD3EFE"/>
    <w:rsid w:val="00CD43BC"/>
    <w:rsid w:val="00CD4495"/>
    <w:rsid w:val="00CD488C"/>
    <w:rsid w:val="00CD4BEA"/>
    <w:rsid w:val="00CD4CF5"/>
    <w:rsid w:val="00CD4F27"/>
    <w:rsid w:val="00CD51A1"/>
    <w:rsid w:val="00CD535D"/>
    <w:rsid w:val="00CD5662"/>
    <w:rsid w:val="00CD59DE"/>
    <w:rsid w:val="00CD5A2B"/>
    <w:rsid w:val="00CD5E27"/>
    <w:rsid w:val="00CD61CC"/>
    <w:rsid w:val="00CD676A"/>
    <w:rsid w:val="00CD781B"/>
    <w:rsid w:val="00CD7995"/>
    <w:rsid w:val="00CD7E20"/>
    <w:rsid w:val="00CE0270"/>
    <w:rsid w:val="00CE0354"/>
    <w:rsid w:val="00CE08F8"/>
    <w:rsid w:val="00CE0A46"/>
    <w:rsid w:val="00CE11FF"/>
    <w:rsid w:val="00CE147B"/>
    <w:rsid w:val="00CE1753"/>
    <w:rsid w:val="00CE17DA"/>
    <w:rsid w:val="00CE1F3B"/>
    <w:rsid w:val="00CE2017"/>
    <w:rsid w:val="00CE2F08"/>
    <w:rsid w:val="00CE41B2"/>
    <w:rsid w:val="00CE4C1B"/>
    <w:rsid w:val="00CE4E89"/>
    <w:rsid w:val="00CE5439"/>
    <w:rsid w:val="00CE570D"/>
    <w:rsid w:val="00CE5841"/>
    <w:rsid w:val="00CE5B34"/>
    <w:rsid w:val="00CE6AF4"/>
    <w:rsid w:val="00CE6D77"/>
    <w:rsid w:val="00CE6F23"/>
    <w:rsid w:val="00CE6F89"/>
    <w:rsid w:val="00CE70D9"/>
    <w:rsid w:val="00CE76B8"/>
    <w:rsid w:val="00CE7944"/>
    <w:rsid w:val="00CE7D35"/>
    <w:rsid w:val="00CE7DE3"/>
    <w:rsid w:val="00CF0104"/>
    <w:rsid w:val="00CF03B2"/>
    <w:rsid w:val="00CF05C2"/>
    <w:rsid w:val="00CF069F"/>
    <w:rsid w:val="00CF0872"/>
    <w:rsid w:val="00CF0C31"/>
    <w:rsid w:val="00CF0C65"/>
    <w:rsid w:val="00CF0F1A"/>
    <w:rsid w:val="00CF12D5"/>
    <w:rsid w:val="00CF1CA0"/>
    <w:rsid w:val="00CF2320"/>
    <w:rsid w:val="00CF259C"/>
    <w:rsid w:val="00CF28DB"/>
    <w:rsid w:val="00CF2EE9"/>
    <w:rsid w:val="00CF318F"/>
    <w:rsid w:val="00CF39DC"/>
    <w:rsid w:val="00CF3DC0"/>
    <w:rsid w:val="00CF3E5B"/>
    <w:rsid w:val="00CF3EC8"/>
    <w:rsid w:val="00CF41AE"/>
    <w:rsid w:val="00CF4DD9"/>
    <w:rsid w:val="00CF5818"/>
    <w:rsid w:val="00CF5A07"/>
    <w:rsid w:val="00CF5C1F"/>
    <w:rsid w:val="00CF6A54"/>
    <w:rsid w:val="00CF7ADF"/>
    <w:rsid w:val="00D01020"/>
    <w:rsid w:val="00D01112"/>
    <w:rsid w:val="00D013E6"/>
    <w:rsid w:val="00D0141F"/>
    <w:rsid w:val="00D01A5C"/>
    <w:rsid w:val="00D01BFC"/>
    <w:rsid w:val="00D02BF6"/>
    <w:rsid w:val="00D0334A"/>
    <w:rsid w:val="00D0342E"/>
    <w:rsid w:val="00D035A8"/>
    <w:rsid w:val="00D03879"/>
    <w:rsid w:val="00D03AE1"/>
    <w:rsid w:val="00D03B88"/>
    <w:rsid w:val="00D03FD5"/>
    <w:rsid w:val="00D0467A"/>
    <w:rsid w:val="00D04DC0"/>
    <w:rsid w:val="00D055FE"/>
    <w:rsid w:val="00D05615"/>
    <w:rsid w:val="00D05681"/>
    <w:rsid w:val="00D056E0"/>
    <w:rsid w:val="00D0589B"/>
    <w:rsid w:val="00D0592C"/>
    <w:rsid w:val="00D0593A"/>
    <w:rsid w:val="00D05CF6"/>
    <w:rsid w:val="00D0659B"/>
    <w:rsid w:val="00D0695B"/>
    <w:rsid w:val="00D070EA"/>
    <w:rsid w:val="00D07294"/>
    <w:rsid w:val="00D073C0"/>
    <w:rsid w:val="00D074EE"/>
    <w:rsid w:val="00D077D4"/>
    <w:rsid w:val="00D1054F"/>
    <w:rsid w:val="00D10B9B"/>
    <w:rsid w:val="00D10E11"/>
    <w:rsid w:val="00D1113A"/>
    <w:rsid w:val="00D1154C"/>
    <w:rsid w:val="00D11A49"/>
    <w:rsid w:val="00D11D5A"/>
    <w:rsid w:val="00D11E0B"/>
    <w:rsid w:val="00D11FDC"/>
    <w:rsid w:val="00D12325"/>
    <w:rsid w:val="00D1284A"/>
    <w:rsid w:val="00D12C04"/>
    <w:rsid w:val="00D13A61"/>
    <w:rsid w:val="00D13D1C"/>
    <w:rsid w:val="00D13ECC"/>
    <w:rsid w:val="00D14158"/>
    <w:rsid w:val="00D14250"/>
    <w:rsid w:val="00D1487D"/>
    <w:rsid w:val="00D148F6"/>
    <w:rsid w:val="00D15C35"/>
    <w:rsid w:val="00D15E8D"/>
    <w:rsid w:val="00D15EE7"/>
    <w:rsid w:val="00D1605A"/>
    <w:rsid w:val="00D168BA"/>
    <w:rsid w:val="00D16B84"/>
    <w:rsid w:val="00D172BD"/>
    <w:rsid w:val="00D1768E"/>
    <w:rsid w:val="00D1785C"/>
    <w:rsid w:val="00D17F52"/>
    <w:rsid w:val="00D200CA"/>
    <w:rsid w:val="00D206B3"/>
    <w:rsid w:val="00D2072C"/>
    <w:rsid w:val="00D2091A"/>
    <w:rsid w:val="00D20F0D"/>
    <w:rsid w:val="00D217D5"/>
    <w:rsid w:val="00D2182F"/>
    <w:rsid w:val="00D21F47"/>
    <w:rsid w:val="00D223C5"/>
    <w:rsid w:val="00D22B42"/>
    <w:rsid w:val="00D22C7C"/>
    <w:rsid w:val="00D2314D"/>
    <w:rsid w:val="00D23360"/>
    <w:rsid w:val="00D2355A"/>
    <w:rsid w:val="00D2389F"/>
    <w:rsid w:val="00D24235"/>
    <w:rsid w:val="00D24302"/>
    <w:rsid w:val="00D246B6"/>
    <w:rsid w:val="00D24829"/>
    <w:rsid w:val="00D24FB0"/>
    <w:rsid w:val="00D253A5"/>
    <w:rsid w:val="00D255AF"/>
    <w:rsid w:val="00D25927"/>
    <w:rsid w:val="00D25C81"/>
    <w:rsid w:val="00D25DA5"/>
    <w:rsid w:val="00D2628C"/>
    <w:rsid w:val="00D268CF"/>
    <w:rsid w:val="00D26E12"/>
    <w:rsid w:val="00D27083"/>
    <w:rsid w:val="00D2744B"/>
    <w:rsid w:val="00D277F0"/>
    <w:rsid w:val="00D27E00"/>
    <w:rsid w:val="00D27F0B"/>
    <w:rsid w:val="00D30A21"/>
    <w:rsid w:val="00D30E41"/>
    <w:rsid w:val="00D31305"/>
    <w:rsid w:val="00D315FE"/>
    <w:rsid w:val="00D31664"/>
    <w:rsid w:val="00D31A94"/>
    <w:rsid w:val="00D31FB1"/>
    <w:rsid w:val="00D32012"/>
    <w:rsid w:val="00D3223A"/>
    <w:rsid w:val="00D33674"/>
    <w:rsid w:val="00D33BD8"/>
    <w:rsid w:val="00D34260"/>
    <w:rsid w:val="00D342B2"/>
    <w:rsid w:val="00D35024"/>
    <w:rsid w:val="00D356AB"/>
    <w:rsid w:val="00D3584F"/>
    <w:rsid w:val="00D35C66"/>
    <w:rsid w:val="00D3668F"/>
    <w:rsid w:val="00D3685F"/>
    <w:rsid w:val="00D36AA7"/>
    <w:rsid w:val="00D37ADB"/>
    <w:rsid w:val="00D40468"/>
    <w:rsid w:val="00D408C3"/>
    <w:rsid w:val="00D40CE5"/>
    <w:rsid w:val="00D410AE"/>
    <w:rsid w:val="00D417BE"/>
    <w:rsid w:val="00D41AED"/>
    <w:rsid w:val="00D42049"/>
    <w:rsid w:val="00D42092"/>
    <w:rsid w:val="00D4262D"/>
    <w:rsid w:val="00D42AB5"/>
    <w:rsid w:val="00D42D89"/>
    <w:rsid w:val="00D42FC0"/>
    <w:rsid w:val="00D4369C"/>
    <w:rsid w:val="00D44071"/>
    <w:rsid w:val="00D4446C"/>
    <w:rsid w:val="00D44501"/>
    <w:rsid w:val="00D447B1"/>
    <w:rsid w:val="00D44E48"/>
    <w:rsid w:val="00D451DC"/>
    <w:rsid w:val="00D452C3"/>
    <w:rsid w:val="00D45A52"/>
    <w:rsid w:val="00D45A8C"/>
    <w:rsid w:val="00D45B85"/>
    <w:rsid w:val="00D45D8A"/>
    <w:rsid w:val="00D45F69"/>
    <w:rsid w:val="00D46398"/>
    <w:rsid w:val="00D464DF"/>
    <w:rsid w:val="00D468B3"/>
    <w:rsid w:val="00D468D8"/>
    <w:rsid w:val="00D469D7"/>
    <w:rsid w:val="00D47206"/>
    <w:rsid w:val="00D473AE"/>
    <w:rsid w:val="00D474E4"/>
    <w:rsid w:val="00D478E7"/>
    <w:rsid w:val="00D47A46"/>
    <w:rsid w:val="00D5018C"/>
    <w:rsid w:val="00D5027D"/>
    <w:rsid w:val="00D50504"/>
    <w:rsid w:val="00D5063D"/>
    <w:rsid w:val="00D50B8D"/>
    <w:rsid w:val="00D50D3D"/>
    <w:rsid w:val="00D50E28"/>
    <w:rsid w:val="00D511A9"/>
    <w:rsid w:val="00D514A0"/>
    <w:rsid w:val="00D518DE"/>
    <w:rsid w:val="00D52F2C"/>
    <w:rsid w:val="00D530DA"/>
    <w:rsid w:val="00D535FC"/>
    <w:rsid w:val="00D53781"/>
    <w:rsid w:val="00D539CA"/>
    <w:rsid w:val="00D53CBE"/>
    <w:rsid w:val="00D53FD9"/>
    <w:rsid w:val="00D54149"/>
    <w:rsid w:val="00D543E2"/>
    <w:rsid w:val="00D54F55"/>
    <w:rsid w:val="00D5527F"/>
    <w:rsid w:val="00D5534D"/>
    <w:rsid w:val="00D55678"/>
    <w:rsid w:val="00D55BB3"/>
    <w:rsid w:val="00D55BB9"/>
    <w:rsid w:val="00D55F43"/>
    <w:rsid w:val="00D55F9D"/>
    <w:rsid w:val="00D56AA3"/>
    <w:rsid w:val="00D57209"/>
    <w:rsid w:val="00D57D39"/>
    <w:rsid w:val="00D57E54"/>
    <w:rsid w:val="00D602B0"/>
    <w:rsid w:val="00D6068F"/>
    <w:rsid w:val="00D61179"/>
    <w:rsid w:val="00D61367"/>
    <w:rsid w:val="00D61452"/>
    <w:rsid w:val="00D6168C"/>
    <w:rsid w:val="00D61BEC"/>
    <w:rsid w:val="00D621B8"/>
    <w:rsid w:val="00D6274C"/>
    <w:rsid w:val="00D62BF7"/>
    <w:rsid w:val="00D62C5A"/>
    <w:rsid w:val="00D62FE3"/>
    <w:rsid w:val="00D63406"/>
    <w:rsid w:val="00D63BC8"/>
    <w:rsid w:val="00D641F6"/>
    <w:rsid w:val="00D647B7"/>
    <w:rsid w:val="00D64922"/>
    <w:rsid w:val="00D656F5"/>
    <w:rsid w:val="00D658CC"/>
    <w:rsid w:val="00D659A4"/>
    <w:rsid w:val="00D661A1"/>
    <w:rsid w:val="00D666CB"/>
    <w:rsid w:val="00D667E3"/>
    <w:rsid w:val="00D66C28"/>
    <w:rsid w:val="00D675C7"/>
    <w:rsid w:val="00D676FF"/>
    <w:rsid w:val="00D6784F"/>
    <w:rsid w:val="00D678C3"/>
    <w:rsid w:val="00D67C9D"/>
    <w:rsid w:val="00D67D1E"/>
    <w:rsid w:val="00D67F25"/>
    <w:rsid w:val="00D700B5"/>
    <w:rsid w:val="00D703EE"/>
    <w:rsid w:val="00D70F85"/>
    <w:rsid w:val="00D71BF8"/>
    <w:rsid w:val="00D72228"/>
    <w:rsid w:val="00D7291F"/>
    <w:rsid w:val="00D72B50"/>
    <w:rsid w:val="00D72EA2"/>
    <w:rsid w:val="00D7317C"/>
    <w:rsid w:val="00D73809"/>
    <w:rsid w:val="00D73DA9"/>
    <w:rsid w:val="00D73EB3"/>
    <w:rsid w:val="00D73FD8"/>
    <w:rsid w:val="00D740DF"/>
    <w:rsid w:val="00D740E2"/>
    <w:rsid w:val="00D7421D"/>
    <w:rsid w:val="00D7430F"/>
    <w:rsid w:val="00D74353"/>
    <w:rsid w:val="00D747EB"/>
    <w:rsid w:val="00D74AEA"/>
    <w:rsid w:val="00D74F18"/>
    <w:rsid w:val="00D75B6B"/>
    <w:rsid w:val="00D75F4D"/>
    <w:rsid w:val="00D7605E"/>
    <w:rsid w:val="00D761F4"/>
    <w:rsid w:val="00D76878"/>
    <w:rsid w:val="00D76C3B"/>
    <w:rsid w:val="00D76FC4"/>
    <w:rsid w:val="00D77017"/>
    <w:rsid w:val="00D77F5E"/>
    <w:rsid w:val="00D8012B"/>
    <w:rsid w:val="00D80779"/>
    <w:rsid w:val="00D80CC8"/>
    <w:rsid w:val="00D810ED"/>
    <w:rsid w:val="00D810F6"/>
    <w:rsid w:val="00D811F3"/>
    <w:rsid w:val="00D814D1"/>
    <w:rsid w:val="00D81799"/>
    <w:rsid w:val="00D81EF1"/>
    <w:rsid w:val="00D823A7"/>
    <w:rsid w:val="00D826F6"/>
    <w:rsid w:val="00D82AE1"/>
    <w:rsid w:val="00D82C3F"/>
    <w:rsid w:val="00D82EFE"/>
    <w:rsid w:val="00D82F21"/>
    <w:rsid w:val="00D834EB"/>
    <w:rsid w:val="00D8355B"/>
    <w:rsid w:val="00D83704"/>
    <w:rsid w:val="00D83FA2"/>
    <w:rsid w:val="00D84598"/>
    <w:rsid w:val="00D84684"/>
    <w:rsid w:val="00D8477A"/>
    <w:rsid w:val="00D847F6"/>
    <w:rsid w:val="00D84B76"/>
    <w:rsid w:val="00D84F8F"/>
    <w:rsid w:val="00D854BD"/>
    <w:rsid w:val="00D854FC"/>
    <w:rsid w:val="00D8587C"/>
    <w:rsid w:val="00D85ED7"/>
    <w:rsid w:val="00D86105"/>
    <w:rsid w:val="00D86230"/>
    <w:rsid w:val="00D8640B"/>
    <w:rsid w:val="00D8678D"/>
    <w:rsid w:val="00D868F1"/>
    <w:rsid w:val="00D86C79"/>
    <w:rsid w:val="00D86DD2"/>
    <w:rsid w:val="00D86EAA"/>
    <w:rsid w:val="00D87128"/>
    <w:rsid w:val="00D87561"/>
    <w:rsid w:val="00D87DEA"/>
    <w:rsid w:val="00D87E89"/>
    <w:rsid w:val="00D900FB"/>
    <w:rsid w:val="00D90326"/>
    <w:rsid w:val="00D90BB6"/>
    <w:rsid w:val="00D90C88"/>
    <w:rsid w:val="00D9103E"/>
    <w:rsid w:val="00D91283"/>
    <w:rsid w:val="00D91330"/>
    <w:rsid w:val="00D913A2"/>
    <w:rsid w:val="00D9145F"/>
    <w:rsid w:val="00D914EE"/>
    <w:rsid w:val="00D91818"/>
    <w:rsid w:val="00D91EE1"/>
    <w:rsid w:val="00D91F74"/>
    <w:rsid w:val="00D9213E"/>
    <w:rsid w:val="00D9296A"/>
    <w:rsid w:val="00D9315C"/>
    <w:rsid w:val="00D93559"/>
    <w:rsid w:val="00D93745"/>
    <w:rsid w:val="00D9443C"/>
    <w:rsid w:val="00D944CA"/>
    <w:rsid w:val="00D950DE"/>
    <w:rsid w:val="00D9573F"/>
    <w:rsid w:val="00D9579E"/>
    <w:rsid w:val="00D963FE"/>
    <w:rsid w:val="00D96879"/>
    <w:rsid w:val="00D96971"/>
    <w:rsid w:val="00D97133"/>
    <w:rsid w:val="00D97243"/>
    <w:rsid w:val="00D97509"/>
    <w:rsid w:val="00D976EF"/>
    <w:rsid w:val="00D97897"/>
    <w:rsid w:val="00D97A18"/>
    <w:rsid w:val="00DA0976"/>
    <w:rsid w:val="00DA1317"/>
    <w:rsid w:val="00DA1597"/>
    <w:rsid w:val="00DA1AEA"/>
    <w:rsid w:val="00DA1DE1"/>
    <w:rsid w:val="00DA1F19"/>
    <w:rsid w:val="00DA20B1"/>
    <w:rsid w:val="00DA225A"/>
    <w:rsid w:val="00DA25F7"/>
    <w:rsid w:val="00DA28E1"/>
    <w:rsid w:val="00DA2D11"/>
    <w:rsid w:val="00DA3145"/>
    <w:rsid w:val="00DA4107"/>
    <w:rsid w:val="00DA4904"/>
    <w:rsid w:val="00DA4DE6"/>
    <w:rsid w:val="00DA525E"/>
    <w:rsid w:val="00DA55C5"/>
    <w:rsid w:val="00DA5605"/>
    <w:rsid w:val="00DA58F2"/>
    <w:rsid w:val="00DA5942"/>
    <w:rsid w:val="00DA5D2C"/>
    <w:rsid w:val="00DA5D31"/>
    <w:rsid w:val="00DA5DAD"/>
    <w:rsid w:val="00DA5FF1"/>
    <w:rsid w:val="00DA656D"/>
    <w:rsid w:val="00DA6C8C"/>
    <w:rsid w:val="00DA7839"/>
    <w:rsid w:val="00DA7CE6"/>
    <w:rsid w:val="00DA7F5D"/>
    <w:rsid w:val="00DA7F9D"/>
    <w:rsid w:val="00DA7FCE"/>
    <w:rsid w:val="00DB17C3"/>
    <w:rsid w:val="00DB1BB0"/>
    <w:rsid w:val="00DB1FFA"/>
    <w:rsid w:val="00DB2014"/>
    <w:rsid w:val="00DB24DC"/>
    <w:rsid w:val="00DB31A1"/>
    <w:rsid w:val="00DB32AC"/>
    <w:rsid w:val="00DB41C6"/>
    <w:rsid w:val="00DB5085"/>
    <w:rsid w:val="00DB5251"/>
    <w:rsid w:val="00DB52A6"/>
    <w:rsid w:val="00DB65E0"/>
    <w:rsid w:val="00DB6CA5"/>
    <w:rsid w:val="00DB721F"/>
    <w:rsid w:val="00DB76F0"/>
    <w:rsid w:val="00DB7B61"/>
    <w:rsid w:val="00DB7F84"/>
    <w:rsid w:val="00DC044C"/>
    <w:rsid w:val="00DC097A"/>
    <w:rsid w:val="00DC0B14"/>
    <w:rsid w:val="00DC1097"/>
    <w:rsid w:val="00DC1166"/>
    <w:rsid w:val="00DC148D"/>
    <w:rsid w:val="00DC1624"/>
    <w:rsid w:val="00DC2058"/>
    <w:rsid w:val="00DC207A"/>
    <w:rsid w:val="00DC29DC"/>
    <w:rsid w:val="00DC2B83"/>
    <w:rsid w:val="00DC2F76"/>
    <w:rsid w:val="00DC3230"/>
    <w:rsid w:val="00DC40FF"/>
    <w:rsid w:val="00DC415D"/>
    <w:rsid w:val="00DC424F"/>
    <w:rsid w:val="00DC43A7"/>
    <w:rsid w:val="00DC44B8"/>
    <w:rsid w:val="00DC4827"/>
    <w:rsid w:val="00DC499C"/>
    <w:rsid w:val="00DC4F00"/>
    <w:rsid w:val="00DC5532"/>
    <w:rsid w:val="00DC5A3C"/>
    <w:rsid w:val="00DC5EC3"/>
    <w:rsid w:val="00DC6406"/>
    <w:rsid w:val="00DC65D2"/>
    <w:rsid w:val="00DC66DC"/>
    <w:rsid w:val="00DC6A30"/>
    <w:rsid w:val="00DC7017"/>
    <w:rsid w:val="00DC71B8"/>
    <w:rsid w:val="00DC77BA"/>
    <w:rsid w:val="00DD0BD1"/>
    <w:rsid w:val="00DD1024"/>
    <w:rsid w:val="00DD152B"/>
    <w:rsid w:val="00DD239E"/>
    <w:rsid w:val="00DD24D4"/>
    <w:rsid w:val="00DD2D8D"/>
    <w:rsid w:val="00DD2EFB"/>
    <w:rsid w:val="00DD300E"/>
    <w:rsid w:val="00DD30BA"/>
    <w:rsid w:val="00DD37B5"/>
    <w:rsid w:val="00DD3884"/>
    <w:rsid w:val="00DD389F"/>
    <w:rsid w:val="00DD38D1"/>
    <w:rsid w:val="00DD3A1A"/>
    <w:rsid w:val="00DD3E30"/>
    <w:rsid w:val="00DD3FFC"/>
    <w:rsid w:val="00DD41EC"/>
    <w:rsid w:val="00DD4231"/>
    <w:rsid w:val="00DD484D"/>
    <w:rsid w:val="00DD5488"/>
    <w:rsid w:val="00DD548F"/>
    <w:rsid w:val="00DD54CC"/>
    <w:rsid w:val="00DD5C3C"/>
    <w:rsid w:val="00DD5CFE"/>
    <w:rsid w:val="00DD6159"/>
    <w:rsid w:val="00DD61EF"/>
    <w:rsid w:val="00DD66A2"/>
    <w:rsid w:val="00DD680F"/>
    <w:rsid w:val="00DD6920"/>
    <w:rsid w:val="00DD6D1C"/>
    <w:rsid w:val="00DD7464"/>
    <w:rsid w:val="00DE0155"/>
    <w:rsid w:val="00DE0A9D"/>
    <w:rsid w:val="00DE0EEA"/>
    <w:rsid w:val="00DE107C"/>
    <w:rsid w:val="00DE10EE"/>
    <w:rsid w:val="00DE134A"/>
    <w:rsid w:val="00DE16E2"/>
    <w:rsid w:val="00DE2803"/>
    <w:rsid w:val="00DE2818"/>
    <w:rsid w:val="00DE323F"/>
    <w:rsid w:val="00DE325C"/>
    <w:rsid w:val="00DE38EC"/>
    <w:rsid w:val="00DE3A5F"/>
    <w:rsid w:val="00DE3D50"/>
    <w:rsid w:val="00DE3DE6"/>
    <w:rsid w:val="00DE3E79"/>
    <w:rsid w:val="00DE3F94"/>
    <w:rsid w:val="00DE4654"/>
    <w:rsid w:val="00DE47AB"/>
    <w:rsid w:val="00DE4B03"/>
    <w:rsid w:val="00DE4BB7"/>
    <w:rsid w:val="00DE4C8F"/>
    <w:rsid w:val="00DE525F"/>
    <w:rsid w:val="00DE5320"/>
    <w:rsid w:val="00DE5619"/>
    <w:rsid w:val="00DE56E2"/>
    <w:rsid w:val="00DE583A"/>
    <w:rsid w:val="00DE5CE2"/>
    <w:rsid w:val="00DE6685"/>
    <w:rsid w:val="00DE6FC9"/>
    <w:rsid w:val="00DE761C"/>
    <w:rsid w:val="00DE7A31"/>
    <w:rsid w:val="00DF0785"/>
    <w:rsid w:val="00DF105E"/>
    <w:rsid w:val="00DF137E"/>
    <w:rsid w:val="00DF1967"/>
    <w:rsid w:val="00DF203F"/>
    <w:rsid w:val="00DF2291"/>
    <w:rsid w:val="00DF2DC9"/>
    <w:rsid w:val="00DF2E32"/>
    <w:rsid w:val="00DF302A"/>
    <w:rsid w:val="00DF3089"/>
    <w:rsid w:val="00DF32D0"/>
    <w:rsid w:val="00DF353D"/>
    <w:rsid w:val="00DF3BA4"/>
    <w:rsid w:val="00DF3F00"/>
    <w:rsid w:val="00DF4608"/>
    <w:rsid w:val="00DF4720"/>
    <w:rsid w:val="00DF5171"/>
    <w:rsid w:val="00DF51EE"/>
    <w:rsid w:val="00DF557E"/>
    <w:rsid w:val="00DF558F"/>
    <w:rsid w:val="00DF58AF"/>
    <w:rsid w:val="00DF5DE9"/>
    <w:rsid w:val="00DF6432"/>
    <w:rsid w:val="00DF6530"/>
    <w:rsid w:val="00DF6746"/>
    <w:rsid w:val="00DF6B6F"/>
    <w:rsid w:val="00DF707B"/>
    <w:rsid w:val="00DF798B"/>
    <w:rsid w:val="00E00018"/>
    <w:rsid w:val="00E004D9"/>
    <w:rsid w:val="00E006DC"/>
    <w:rsid w:val="00E00FA0"/>
    <w:rsid w:val="00E00FED"/>
    <w:rsid w:val="00E01B35"/>
    <w:rsid w:val="00E01D6C"/>
    <w:rsid w:val="00E02D4E"/>
    <w:rsid w:val="00E02D83"/>
    <w:rsid w:val="00E02E51"/>
    <w:rsid w:val="00E02FD7"/>
    <w:rsid w:val="00E032CF"/>
    <w:rsid w:val="00E039E4"/>
    <w:rsid w:val="00E03B45"/>
    <w:rsid w:val="00E04EC5"/>
    <w:rsid w:val="00E04F56"/>
    <w:rsid w:val="00E057B4"/>
    <w:rsid w:val="00E0585A"/>
    <w:rsid w:val="00E058CB"/>
    <w:rsid w:val="00E05A7B"/>
    <w:rsid w:val="00E05ED8"/>
    <w:rsid w:val="00E0609E"/>
    <w:rsid w:val="00E060EA"/>
    <w:rsid w:val="00E06267"/>
    <w:rsid w:val="00E063C0"/>
    <w:rsid w:val="00E068A8"/>
    <w:rsid w:val="00E069EE"/>
    <w:rsid w:val="00E06CAA"/>
    <w:rsid w:val="00E06EA5"/>
    <w:rsid w:val="00E07028"/>
    <w:rsid w:val="00E0707D"/>
    <w:rsid w:val="00E07118"/>
    <w:rsid w:val="00E07243"/>
    <w:rsid w:val="00E072CD"/>
    <w:rsid w:val="00E0775D"/>
    <w:rsid w:val="00E07956"/>
    <w:rsid w:val="00E07AE6"/>
    <w:rsid w:val="00E1000B"/>
    <w:rsid w:val="00E1023F"/>
    <w:rsid w:val="00E1024D"/>
    <w:rsid w:val="00E10554"/>
    <w:rsid w:val="00E10556"/>
    <w:rsid w:val="00E10691"/>
    <w:rsid w:val="00E106E6"/>
    <w:rsid w:val="00E10E0D"/>
    <w:rsid w:val="00E10E80"/>
    <w:rsid w:val="00E11165"/>
    <w:rsid w:val="00E1198E"/>
    <w:rsid w:val="00E11D07"/>
    <w:rsid w:val="00E1209F"/>
    <w:rsid w:val="00E1237F"/>
    <w:rsid w:val="00E1246D"/>
    <w:rsid w:val="00E12DA0"/>
    <w:rsid w:val="00E12E14"/>
    <w:rsid w:val="00E13014"/>
    <w:rsid w:val="00E131F7"/>
    <w:rsid w:val="00E1435D"/>
    <w:rsid w:val="00E144D6"/>
    <w:rsid w:val="00E1473A"/>
    <w:rsid w:val="00E1474C"/>
    <w:rsid w:val="00E14C9D"/>
    <w:rsid w:val="00E14FE3"/>
    <w:rsid w:val="00E1524E"/>
    <w:rsid w:val="00E154BA"/>
    <w:rsid w:val="00E15915"/>
    <w:rsid w:val="00E15971"/>
    <w:rsid w:val="00E15AB4"/>
    <w:rsid w:val="00E16006"/>
    <w:rsid w:val="00E16929"/>
    <w:rsid w:val="00E16D69"/>
    <w:rsid w:val="00E1740C"/>
    <w:rsid w:val="00E1746C"/>
    <w:rsid w:val="00E1751A"/>
    <w:rsid w:val="00E1793E"/>
    <w:rsid w:val="00E179DC"/>
    <w:rsid w:val="00E17BE3"/>
    <w:rsid w:val="00E17ED0"/>
    <w:rsid w:val="00E203D1"/>
    <w:rsid w:val="00E20562"/>
    <w:rsid w:val="00E20700"/>
    <w:rsid w:val="00E207B1"/>
    <w:rsid w:val="00E207F9"/>
    <w:rsid w:val="00E20BBB"/>
    <w:rsid w:val="00E20CD8"/>
    <w:rsid w:val="00E20F2C"/>
    <w:rsid w:val="00E20F8D"/>
    <w:rsid w:val="00E21B86"/>
    <w:rsid w:val="00E21BC8"/>
    <w:rsid w:val="00E2233F"/>
    <w:rsid w:val="00E228DE"/>
    <w:rsid w:val="00E22BAC"/>
    <w:rsid w:val="00E22D43"/>
    <w:rsid w:val="00E22E80"/>
    <w:rsid w:val="00E23159"/>
    <w:rsid w:val="00E23313"/>
    <w:rsid w:val="00E235B5"/>
    <w:rsid w:val="00E236D7"/>
    <w:rsid w:val="00E23790"/>
    <w:rsid w:val="00E2381A"/>
    <w:rsid w:val="00E238B5"/>
    <w:rsid w:val="00E23EF9"/>
    <w:rsid w:val="00E2489E"/>
    <w:rsid w:val="00E249EC"/>
    <w:rsid w:val="00E24BC3"/>
    <w:rsid w:val="00E24F8A"/>
    <w:rsid w:val="00E2516A"/>
    <w:rsid w:val="00E257B1"/>
    <w:rsid w:val="00E258F8"/>
    <w:rsid w:val="00E25B5E"/>
    <w:rsid w:val="00E25EF3"/>
    <w:rsid w:val="00E260A0"/>
    <w:rsid w:val="00E26A6A"/>
    <w:rsid w:val="00E26B97"/>
    <w:rsid w:val="00E26E2B"/>
    <w:rsid w:val="00E270B8"/>
    <w:rsid w:val="00E27152"/>
    <w:rsid w:val="00E275E7"/>
    <w:rsid w:val="00E27CFF"/>
    <w:rsid w:val="00E30061"/>
    <w:rsid w:val="00E30950"/>
    <w:rsid w:val="00E30BE3"/>
    <w:rsid w:val="00E30BEC"/>
    <w:rsid w:val="00E30CF4"/>
    <w:rsid w:val="00E30F10"/>
    <w:rsid w:val="00E314D8"/>
    <w:rsid w:val="00E31755"/>
    <w:rsid w:val="00E31D98"/>
    <w:rsid w:val="00E31F3E"/>
    <w:rsid w:val="00E31FF8"/>
    <w:rsid w:val="00E32610"/>
    <w:rsid w:val="00E32D1C"/>
    <w:rsid w:val="00E3322A"/>
    <w:rsid w:val="00E332B2"/>
    <w:rsid w:val="00E3367A"/>
    <w:rsid w:val="00E337A7"/>
    <w:rsid w:val="00E33DFD"/>
    <w:rsid w:val="00E3499D"/>
    <w:rsid w:val="00E34DAC"/>
    <w:rsid w:val="00E35ECB"/>
    <w:rsid w:val="00E364D3"/>
    <w:rsid w:val="00E3695F"/>
    <w:rsid w:val="00E370F1"/>
    <w:rsid w:val="00E371EA"/>
    <w:rsid w:val="00E37205"/>
    <w:rsid w:val="00E372A2"/>
    <w:rsid w:val="00E37635"/>
    <w:rsid w:val="00E3780E"/>
    <w:rsid w:val="00E37A26"/>
    <w:rsid w:val="00E37A30"/>
    <w:rsid w:val="00E40593"/>
    <w:rsid w:val="00E4069D"/>
    <w:rsid w:val="00E40AE9"/>
    <w:rsid w:val="00E41195"/>
    <w:rsid w:val="00E414F8"/>
    <w:rsid w:val="00E4150F"/>
    <w:rsid w:val="00E4172A"/>
    <w:rsid w:val="00E41A1C"/>
    <w:rsid w:val="00E41A2B"/>
    <w:rsid w:val="00E41B5B"/>
    <w:rsid w:val="00E41F44"/>
    <w:rsid w:val="00E423E9"/>
    <w:rsid w:val="00E42810"/>
    <w:rsid w:val="00E4294D"/>
    <w:rsid w:val="00E429D3"/>
    <w:rsid w:val="00E42F2B"/>
    <w:rsid w:val="00E42FD5"/>
    <w:rsid w:val="00E43859"/>
    <w:rsid w:val="00E4387A"/>
    <w:rsid w:val="00E43A9A"/>
    <w:rsid w:val="00E444CB"/>
    <w:rsid w:val="00E44D67"/>
    <w:rsid w:val="00E4514D"/>
    <w:rsid w:val="00E465B7"/>
    <w:rsid w:val="00E4673F"/>
    <w:rsid w:val="00E47555"/>
    <w:rsid w:val="00E47AE7"/>
    <w:rsid w:val="00E47DEB"/>
    <w:rsid w:val="00E50190"/>
    <w:rsid w:val="00E501BE"/>
    <w:rsid w:val="00E5093E"/>
    <w:rsid w:val="00E509EB"/>
    <w:rsid w:val="00E50A0B"/>
    <w:rsid w:val="00E50E10"/>
    <w:rsid w:val="00E5142B"/>
    <w:rsid w:val="00E514B8"/>
    <w:rsid w:val="00E51B92"/>
    <w:rsid w:val="00E5265F"/>
    <w:rsid w:val="00E5280F"/>
    <w:rsid w:val="00E5326D"/>
    <w:rsid w:val="00E533F4"/>
    <w:rsid w:val="00E5340F"/>
    <w:rsid w:val="00E5385A"/>
    <w:rsid w:val="00E539D5"/>
    <w:rsid w:val="00E54116"/>
    <w:rsid w:val="00E54131"/>
    <w:rsid w:val="00E544F0"/>
    <w:rsid w:val="00E54743"/>
    <w:rsid w:val="00E54783"/>
    <w:rsid w:val="00E549A4"/>
    <w:rsid w:val="00E55503"/>
    <w:rsid w:val="00E55B68"/>
    <w:rsid w:val="00E56AE1"/>
    <w:rsid w:val="00E576AA"/>
    <w:rsid w:val="00E57904"/>
    <w:rsid w:val="00E57E4E"/>
    <w:rsid w:val="00E57EC2"/>
    <w:rsid w:val="00E608AC"/>
    <w:rsid w:val="00E61104"/>
    <w:rsid w:val="00E6141B"/>
    <w:rsid w:val="00E616B1"/>
    <w:rsid w:val="00E61B3C"/>
    <w:rsid w:val="00E61D61"/>
    <w:rsid w:val="00E62265"/>
    <w:rsid w:val="00E62267"/>
    <w:rsid w:val="00E62314"/>
    <w:rsid w:val="00E623C6"/>
    <w:rsid w:val="00E62DC1"/>
    <w:rsid w:val="00E62E08"/>
    <w:rsid w:val="00E63132"/>
    <w:rsid w:val="00E6371A"/>
    <w:rsid w:val="00E63D91"/>
    <w:rsid w:val="00E63F47"/>
    <w:rsid w:val="00E644F2"/>
    <w:rsid w:val="00E64609"/>
    <w:rsid w:val="00E64989"/>
    <w:rsid w:val="00E64DF9"/>
    <w:rsid w:val="00E65064"/>
    <w:rsid w:val="00E6568A"/>
    <w:rsid w:val="00E65981"/>
    <w:rsid w:val="00E659F6"/>
    <w:rsid w:val="00E65A00"/>
    <w:rsid w:val="00E66207"/>
    <w:rsid w:val="00E665C7"/>
    <w:rsid w:val="00E6685E"/>
    <w:rsid w:val="00E66A75"/>
    <w:rsid w:val="00E66F23"/>
    <w:rsid w:val="00E70BEA"/>
    <w:rsid w:val="00E7103E"/>
    <w:rsid w:val="00E7147B"/>
    <w:rsid w:val="00E716E3"/>
    <w:rsid w:val="00E7197B"/>
    <w:rsid w:val="00E71BCC"/>
    <w:rsid w:val="00E71CE3"/>
    <w:rsid w:val="00E722FB"/>
    <w:rsid w:val="00E7262E"/>
    <w:rsid w:val="00E72B1A"/>
    <w:rsid w:val="00E732C4"/>
    <w:rsid w:val="00E74A08"/>
    <w:rsid w:val="00E751C8"/>
    <w:rsid w:val="00E75300"/>
    <w:rsid w:val="00E75E57"/>
    <w:rsid w:val="00E7676E"/>
    <w:rsid w:val="00E76820"/>
    <w:rsid w:val="00E7695E"/>
    <w:rsid w:val="00E76A06"/>
    <w:rsid w:val="00E76B48"/>
    <w:rsid w:val="00E76BBD"/>
    <w:rsid w:val="00E76E61"/>
    <w:rsid w:val="00E800C9"/>
    <w:rsid w:val="00E80115"/>
    <w:rsid w:val="00E8083B"/>
    <w:rsid w:val="00E80A49"/>
    <w:rsid w:val="00E80F1B"/>
    <w:rsid w:val="00E81674"/>
    <w:rsid w:val="00E81ABE"/>
    <w:rsid w:val="00E81E03"/>
    <w:rsid w:val="00E829AA"/>
    <w:rsid w:val="00E82E65"/>
    <w:rsid w:val="00E8322C"/>
    <w:rsid w:val="00E833C0"/>
    <w:rsid w:val="00E835C3"/>
    <w:rsid w:val="00E8388D"/>
    <w:rsid w:val="00E83899"/>
    <w:rsid w:val="00E83AE0"/>
    <w:rsid w:val="00E83F29"/>
    <w:rsid w:val="00E84A77"/>
    <w:rsid w:val="00E84DE3"/>
    <w:rsid w:val="00E8527A"/>
    <w:rsid w:val="00E85B74"/>
    <w:rsid w:val="00E86226"/>
    <w:rsid w:val="00E868C1"/>
    <w:rsid w:val="00E86923"/>
    <w:rsid w:val="00E86953"/>
    <w:rsid w:val="00E86C1F"/>
    <w:rsid w:val="00E86CC9"/>
    <w:rsid w:val="00E872C4"/>
    <w:rsid w:val="00E87898"/>
    <w:rsid w:val="00E87B8C"/>
    <w:rsid w:val="00E87E40"/>
    <w:rsid w:val="00E903BB"/>
    <w:rsid w:val="00E90D89"/>
    <w:rsid w:val="00E90D90"/>
    <w:rsid w:val="00E90ECC"/>
    <w:rsid w:val="00E911F4"/>
    <w:rsid w:val="00E91540"/>
    <w:rsid w:val="00E915B7"/>
    <w:rsid w:val="00E91616"/>
    <w:rsid w:val="00E917DB"/>
    <w:rsid w:val="00E919D0"/>
    <w:rsid w:val="00E92634"/>
    <w:rsid w:val="00E926E7"/>
    <w:rsid w:val="00E933A4"/>
    <w:rsid w:val="00E93A9B"/>
    <w:rsid w:val="00E93D32"/>
    <w:rsid w:val="00E93E92"/>
    <w:rsid w:val="00E93ECA"/>
    <w:rsid w:val="00E94B22"/>
    <w:rsid w:val="00E94C72"/>
    <w:rsid w:val="00E94F6F"/>
    <w:rsid w:val="00E95229"/>
    <w:rsid w:val="00E954A7"/>
    <w:rsid w:val="00E955E8"/>
    <w:rsid w:val="00E95688"/>
    <w:rsid w:val="00E95905"/>
    <w:rsid w:val="00E95C06"/>
    <w:rsid w:val="00E95FEF"/>
    <w:rsid w:val="00E96224"/>
    <w:rsid w:val="00E9628A"/>
    <w:rsid w:val="00E9672A"/>
    <w:rsid w:val="00E96C30"/>
    <w:rsid w:val="00E97623"/>
    <w:rsid w:val="00EA0477"/>
    <w:rsid w:val="00EA15E7"/>
    <w:rsid w:val="00EA176D"/>
    <w:rsid w:val="00EA21C0"/>
    <w:rsid w:val="00EA2249"/>
    <w:rsid w:val="00EA34CD"/>
    <w:rsid w:val="00EA3886"/>
    <w:rsid w:val="00EA39DF"/>
    <w:rsid w:val="00EA3FB9"/>
    <w:rsid w:val="00EA43DB"/>
    <w:rsid w:val="00EA4897"/>
    <w:rsid w:val="00EA49D8"/>
    <w:rsid w:val="00EA4A30"/>
    <w:rsid w:val="00EA50F2"/>
    <w:rsid w:val="00EA5327"/>
    <w:rsid w:val="00EA559D"/>
    <w:rsid w:val="00EA560F"/>
    <w:rsid w:val="00EA5EAF"/>
    <w:rsid w:val="00EA62E3"/>
    <w:rsid w:val="00EA6592"/>
    <w:rsid w:val="00EA68F7"/>
    <w:rsid w:val="00EA6A1D"/>
    <w:rsid w:val="00EA6F83"/>
    <w:rsid w:val="00EA713B"/>
    <w:rsid w:val="00EA72A1"/>
    <w:rsid w:val="00EA7BF8"/>
    <w:rsid w:val="00EB0091"/>
    <w:rsid w:val="00EB03DF"/>
    <w:rsid w:val="00EB0611"/>
    <w:rsid w:val="00EB0752"/>
    <w:rsid w:val="00EB13BC"/>
    <w:rsid w:val="00EB178D"/>
    <w:rsid w:val="00EB1F95"/>
    <w:rsid w:val="00EB1FA6"/>
    <w:rsid w:val="00EB266D"/>
    <w:rsid w:val="00EB32E6"/>
    <w:rsid w:val="00EB3647"/>
    <w:rsid w:val="00EB3A3C"/>
    <w:rsid w:val="00EB3C4D"/>
    <w:rsid w:val="00EB3EBB"/>
    <w:rsid w:val="00EB4051"/>
    <w:rsid w:val="00EB43F1"/>
    <w:rsid w:val="00EB4BB9"/>
    <w:rsid w:val="00EB53A8"/>
    <w:rsid w:val="00EB5B42"/>
    <w:rsid w:val="00EB5FD3"/>
    <w:rsid w:val="00EB6554"/>
    <w:rsid w:val="00EB65C6"/>
    <w:rsid w:val="00EB74D5"/>
    <w:rsid w:val="00EB77AD"/>
    <w:rsid w:val="00EB79B6"/>
    <w:rsid w:val="00EB7AFD"/>
    <w:rsid w:val="00EB7CA6"/>
    <w:rsid w:val="00EC0172"/>
    <w:rsid w:val="00EC0BD4"/>
    <w:rsid w:val="00EC109F"/>
    <w:rsid w:val="00EC1357"/>
    <w:rsid w:val="00EC1AB7"/>
    <w:rsid w:val="00EC1B9C"/>
    <w:rsid w:val="00EC1D6D"/>
    <w:rsid w:val="00EC292F"/>
    <w:rsid w:val="00EC2973"/>
    <w:rsid w:val="00EC3430"/>
    <w:rsid w:val="00EC3BF8"/>
    <w:rsid w:val="00EC3C15"/>
    <w:rsid w:val="00EC3C78"/>
    <w:rsid w:val="00EC3E25"/>
    <w:rsid w:val="00EC4234"/>
    <w:rsid w:val="00EC482A"/>
    <w:rsid w:val="00EC4885"/>
    <w:rsid w:val="00EC52F6"/>
    <w:rsid w:val="00EC5645"/>
    <w:rsid w:val="00EC59B8"/>
    <w:rsid w:val="00EC5A03"/>
    <w:rsid w:val="00EC5C52"/>
    <w:rsid w:val="00EC5EB3"/>
    <w:rsid w:val="00EC6679"/>
    <w:rsid w:val="00EC6B27"/>
    <w:rsid w:val="00EC77AD"/>
    <w:rsid w:val="00EC7983"/>
    <w:rsid w:val="00ED045E"/>
    <w:rsid w:val="00ED04FD"/>
    <w:rsid w:val="00ED0548"/>
    <w:rsid w:val="00ED07F6"/>
    <w:rsid w:val="00ED0912"/>
    <w:rsid w:val="00ED09FB"/>
    <w:rsid w:val="00ED0B7F"/>
    <w:rsid w:val="00ED0B85"/>
    <w:rsid w:val="00ED0BE6"/>
    <w:rsid w:val="00ED0C80"/>
    <w:rsid w:val="00ED15CE"/>
    <w:rsid w:val="00ED1679"/>
    <w:rsid w:val="00ED1A27"/>
    <w:rsid w:val="00ED2544"/>
    <w:rsid w:val="00ED28CA"/>
    <w:rsid w:val="00ED2B0D"/>
    <w:rsid w:val="00ED2F55"/>
    <w:rsid w:val="00ED30C1"/>
    <w:rsid w:val="00ED30DA"/>
    <w:rsid w:val="00ED34BD"/>
    <w:rsid w:val="00ED34EE"/>
    <w:rsid w:val="00ED369C"/>
    <w:rsid w:val="00ED3A59"/>
    <w:rsid w:val="00ED471B"/>
    <w:rsid w:val="00ED4E12"/>
    <w:rsid w:val="00ED4EE5"/>
    <w:rsid w:val="00ED4F1E"/>
    <w:rsid w:val="00ED53FB"/>
    <w:rsid w:val="00ED581F"/>
    <w:rsid w:val="00ED5B55"/>
    <w:rsid w:val="00ED5BC1"/>
    <w:rsid w:val="00ED633A"/>
    <w:rsid w:val="00ED6399"/>
    <w:rsid w:val="00ED659B"/>
    <w:rsid w:val="00ED65D1"/>
    <w:rsid w:val="00ED66DE"/>
    <w:rsid w:val="00ED67D3"/>
    <w:rsid w:val="00ED68F8"/>
    <w:rsid w:val="00ED6AEA"/>
    <w:rsid w:val="00ED6B2A"/>
    <w:rsid w:val="00ED74AC"/>
    <w:rsid w:val="00ED79A4"/>
    <w:rsid w:val="00EE00D3"/>
    <w:rsid w:val="00EE02C7"/>
    <w:rsid w:val="00EE069F"/>
    <w:rsid w:val="00EE10B4"/>
    <w:rsid w:val="00EE11B5"/>
    <w:rsid w:val="00EE125A"/>
    <w:rsid w:val="00EE1436"/>
    <w:rsid w:val="00EE151D"/>
    <w:rsid w:val="00EE1748"/>
    <w:rsid w:val="00EE1B0F"/>
    <w:rsid w:val="00EE1DC3"/>
    <w:rsid w:val="00EE1FAE"/>
    <w:rsid w:val="00EE1FB1"/>
    <w:rsid w:val="00EE2092"/>
    <w:rsid w:val="00EE28AC"/>
    <w:rsid w:val="00EE29A3"/>
    <w:rsid w:val="00EE329F"/>
    <w:rsid w:val="00EE34F9"/>
    <w:rsid w:val="00EE39A4"/>
    <w:rsid w:val="00EE411D"/>
    <w:rsid w:val="00EE4480"/>
    <w:rsid w:val="00EE489E"/>
    <w:rsid w:val="00EE4BDA"/>
    <w:rsid w:val="00EE508F"/>
    <w:rsid w:val="00EE5182"/>
    <w:rsid w:val="00EE5243"/>
    <w:rsid w:val="00EE5900"/>
    <w:rsid w:val="00EE5AEB"/>
    <w:rsid w:val="00EE5CC7"/>
    <w:rsid w:val="00EE5D5D"/>
    <w:rsid w:val="00EE5F66"/>
    <w:rsid w:val="00EE5F81"/>
    <w:rsid w:val="00EE6464"/>
    <w:rsid w:val="00EE6572"/>
    <w:rsid w:val="00EE6CCD"/>
    <w:rsid w:val="00EE6E05"/>
    <w:rsid w:val="00EE71C7"/>
    <w:rsid w:val="00EE775B"/>
    <w:rsid w:val="00EE79E5"/>
    <w:rsid w:val="00EF02DC"/>
    <w:rsid w:val="00EF046F"/>
    <w:rsid w:val="00EF062A"/>
    <w:rsid w:val="00EF0CC4"/>
    <w:rsid w:val="00EF166D"/>
    <w:rsid w:val="00EF16B6"/>
    <w:rsid w:val="00EF1869"/>
    <w:rsid w:val="00EF18B6"/>
    <w:rsid w:val="00EF18EE"/>
    <w:rsid w:val="00EF1A30"/>
    <w:rsid w:val="00EF1A3E"/>
    <w:rsid w:val="00EF1B0F"/>
    <w:rsid w:val="00EF1F0B"/>
    <w:rsid w:val="00EF1FEC"/>
    <w:rsid w:val="00EF27B3"/>
    <w:rsid w:val="00EF2865"/>
    <w:rsid w:val="00EF29AE"/>
    <w:rsid w:val="00EF32AF"/>
    <w:rsid w:val="00EF368D"/>
    <w:rsid w:val="00EF377C"/>
    <w:rsid w:val="00EF3893"/>
    <w:rsid w:val="00EF3C25"/>
    <w:rsid w:val="00EF3F3E"/>
    <w:rsid w:val="00EF4016"/>
    <w:rsid w:val="00EF41F6"/>
    <w:rsid w:val="00EF4438"/>
    <w:rsid w:val="00EF4AE3"/>
    <w:rsid w:val="00EF516E"/>
    <w:rsid w:val="00EF55A5"/>
    <w:rsid w:val="00EF5854"/>
    <w:rsid w:val="00EF5BD6"/>
    <w:rsid w:val="00EF5D4B"/>
    <w:rsid w:val="00EF65B9"/>
    <w:rsid w:val="00EF6CBA"/>
    <w:rsid w:val="00EF6D2A"/>
    <w:rsid w:val="00EF6FFC"/>
    <w:rsid w:val="00EF71E5"/>
    <w:rsid w:val="00EF74CE"/>
    <w:rsid w:val="00EF7D12"/>
    <w:rsid w:val="00F00510"/>
    <w:rsid w:val="00F01396"/>
    <w:rsid w:val="00F016B6"/>
    <w:rsid w:val="00F0170E"/>
    <w:rsid w:val="00F0189E"/>
    <w:rsid w:val="00F0199E"/>
    <w:rsid w:val="00F019CC"/>
    <w:rsid w:val="00F01C42"/>
    <w:rsid w:val="00F01CCE"/>
    <w:rsid w:val="00F01DFE"/>
    <w:rsid w:val="00F01EC8"/>
    <w:rsid w:val="00F01F23"/>
    <w:rsid w:val="00F022E7"/>
    <w:rsid w:val="00F02304"/>
    <w:rsid w:val="00F023A2"/>
    <w:rsid w:val="00F0257C"/>
    <w:rsid w:val="00F026DF"/>
    <w:rsid w:val="00F02D49"/>
    <w:rsid w:val="00F02E49"/>
    <w:rsid w:val="00F02F31"/>
    <w:rsid w:val="00F02F51"/>
    <w:rsid w:val="00F02FA7"/>
    <w:rsid w:val="00F03041"/>
    <w:rsid w:val="00F033D1"/>
    <w:rsid w:val="00F03628"/>
    <w:rsid w:val="00F03ACA"/>
    <w:rsid w:val="00F03E9E"/>
    <w:rsid w:val="00F03FCE"/>
    <w:rsid w:val="00F04157"/>
    <w:rsid w:val="00F04642"/>
    <w:rsid w:val="00F04780"/>
    <w:rsid w:val="00F04888"/>
    <w:rsid w:val="00F04F04"/>
    <w:rsid w:val="00F0591D"/>
    <w:rsid w:val="00F05994"/>
    <w:rsid w:val="00F06A63"/>
    <w:rsid w:val="00F06D5F"/>
    <w:rsid w:val="00F0702B"/>
    <w:rsid w:val="00F072A9"/>
    <w:rsid w:val="00F07462"/>
    <w:rsid w:val="00F0776B"/>
    <w:rsid w:val="00F078B3"/>
    <w:rsid w:val="00F07AF1"/>
    <w:rsid w:val="00F07BF0"/>
    <w:rsid w:val="00F106D1"/>
    <w:rsid w:val="00F11580"/>
    <w:rsid w:val="00F12432"/>
    <w:rsid w:val="00F1248F"/>
    <w:rsid w:val="00F12535"/>
    <w:rsid w:val="00F125F5"/>
    <w:rsid w:val="00F1268F"/>
    <w:rsid w:val="00F12BD6"/>
    <w:rsid w:val="00F12C17"/>
    <w:rsid w:val="00F12D52"/>
    <w:rsid w:val="00F12FF3"/>
    <w:rsid w:val="00F133B2"/>
    <w:rsid w:val="00F139AA"/>
    <w:rsid w:val="00F139C6"/>
    <w:rsid w:val="00F141BF"/>
    <w:rsid w:val="00F141E2"/>
    <w:rsid w:val="00F14544"/>
    <w:rsid w:val="00F14686"/>
    <w:rsid w:val="00F148B6"/>
    <w:rsid w:val="00F14D39"/>
    <w:rsid w:val="00F14F22"/>
    <w:rsid w:val="00F15B7F"/>
    <w:rsid w:val="00F15B85"/>
    <w:rsid w:val="00F1647B"/>
    <w:rsid w:val="00F1648A"/>
    <w:rsid w:val="00F16C42"/>
    <w:rsid w:val="00F16FD9"/>
    <w:rsid w:val="00F1717C"/>
    <w:rsid w:val="00F17337"/>
    <w:rsid w:val="00F175B0"/>
    <w:rsid w:val="00F1794D"/>
    <w:rsid w:val="00F17E55"/>
    <w:rsid w:val="00F20A96"/>
    <w:rsid w:val="00F21A62"/>
    <w:rsid w:val="00F21A8C"/>
    <w:rsid w:val="00F21BFB"/>
    <w:rsid w:val="00F2255E"/>
    <w:rsid w:val="00F22589"/>
    <w:rsid w:val="00F2265A"/>
    <w:rsid w:val="00F22CE0"/>
    <w:rsid w:val="00F22DFE"/>
    <w:rsid w:val="00F23458"/>
    <w:rsid w:val="00F23AB7"/>
    <w:rsid w:val="00F23C70"/>
    <w:rsid w:val="00F24077"/>
    <w:rsid w:val="00F2418E"/>
    <w:rsid w:val="00F241DA"/>
    <w:rsid w:val="00F247BA"/>
    <w:rsid w:val="00F2513A"/>
    <w:rsid w:val="00F25329"/>
    <w:rsid w:val="00F254FF"/>
    <w:rsid w:val="00F25712"/>
    <w:rsid w:val="00F258D4"/>
    <w:rsid w:val="00F25B69"/>
    <w:rsid w:val="00F25D52"/>
    <w:rsid w:val="00F263D2"/>
    <w:rsid w:val="00F26BE1"/>
    <w:rsid w:val="00F27690"/>
    <w:rsid w:val="00F2772D"/>
    <w:rsid w:val="00F2791A"/>
    <w:rsid w:val="00F27E88"/>
    <w:rsid w:val="00F27EA9"/>
    <w:rsid w:val="00F27F34"/>
    <w:rsid w:val="00F305F2"/>
    <w:rsid w:val="00F30A94"/>
    <w:rsid w:val="00F30F10"/>
    <w:rsid w:val="00F31208"/>
    <w:rsid w:val="00F31497"/>
    <w:rsid w:val="00F31777"/>
    <w:rsid w:val="00F31D4F"/>
    <w:rsid w:val="00F31E0F"/>
    <w:rsid w:val="00F322BE"/>
    <w:rsid w:val="00F3287E"/>
    <w:rsid w:val="00F32C8D"/>
    <w:rsid w:val="00F32CD5"/>
    <w:rsid w:val="00F33687"/>
    <w:rsid w:val="00F339B4"/>
    <w:rsid w:val="00F33A1B"/>
    <w:rsid w:val="00F33FBB"/>
    <w:rsid w:val="00F3452A"/>
    <w:rsid w:val="00F34D99"/>
    <w:rsid w:val="00F34FCF"/>
    <w:rsid w:val="00F351A0"/>
    <w:rsid w:val="00F35808"/>
    <w:rsid w:val="00F35A14"/>
    <w:rsid w:val="00F35DBE"/>
    <w:rsid w:val="00F36024"/>
    <w:rsid w:val="00F362B8"/>
    <w:rsid w:val="00F363D7"/>
    <w:rsid w:val="00F36914"/>
    <w:rsid w:val="00F36BD6"/>
    <w:rsid w:val="00F36C4C"/>
    <w:rsid w:val="00F36D37"/>
    <w:rsid w:val="00F36E52"/>
    <w:rsid w:val="00F36EBB"/>
    <w:rsid w:val="00F372BB"/>
    <w:rsid w:val="00F378D7"/>
    <w:rsid w:val="00F37AB6"/>
    <w:rsid w:val="00F37E9E"/>
    <w:rsid w:val="00F40196"/>
    <w:rsid w:val="00F40499"/>
    <w:rsid w:val="00F407DA"/>
    <w:rsid w:val="00F40A0E"/>
    <w:rsid w:val="00F4101A"/>
    <w:rsid w:val="00F411E1"/>
    <w:rsid w:val="00F414E2"/>
    <w:rsid w:val="00F41F74"/>
    <w:rsid w:val="00F42458"/>
    <w:rsid w:val="00F4296E"/>
    <w:rsid w:val="00F42CC4"/>
    <w:rsid w:val="00F42D14"/>
    <w:rsid w:val="00F42E92"/>
    <w:rsid w:val="00F43314"/>
    <w:rsid w:val="00F4344F"/>
    <w:rsid w:val="00F43D4A"/>
    <w:rsid w:val="00F444D5"/>
    <w:rsid w:val="00F44883"/>
    <w:rsid w:val="00F44AD8"/>
    <w:rsid w:val="00F44E53"/>
    <w:rsid w:val="00F452C1"/>
    <w:rsid w:val="00F45B73"/>
    <w:rsid w:val="00F45C89"/>
    <w:rsid w:val="00F45F76"/>
    <w:rsid w:val="00F463CE"/>
    <w:rsid w:val="00F4673F"/>
    <w:rsid w:val="00F46B79"/>
    <w:rsid w:val="00F4704A"/>
    <w:rsid w:val="00F470A3"/>
    <w:rsid w:val="00F47B7B"/>
    <w:rsid w:val="00F509E5"/>
    <w:rsid w:val="00F50A5F"/>
    <w:rsid w:val="00F50BBA"/>
    <w:rsid w:val="00F51AF2"/>
    <w:rsid w:val="00F51E7A"/>
    <w:rsid w:val="00F525CF"/>
    <w:rsid w:val="00F52863"/>
    <w:rsid w:val="00F53B42"/>
    <w:rsid w:val="00F53CBF"/>
    <w:rsid w:val="00F53D71"/>
    <w:rsid w:val="00F53FB2"/>
    <w:rsid w:val="00F54052"/>
    <w:rsid w:val="00F5454E"/>
    <w:rsid w:val="00F54D85"/>
    <w:rsid w:val="00F54E8A"/>
    <w:rsid w:val="00F552A7"/>
    <w:rsid w:val="00F552F7"/>
    <w:rsid w:val="00F55834"/>
    <w:rsid w:val="00F55C60"/>
    <w:rsid w:val="00F560FE"/>
    <w:rsid w:val="00F566AF"/>
    <w:rsid w:val="00F56778"/>
    <w:rsid w:val="00F57AE5"/>
    <w:rsid w:val="00F57BD7"/>
    <w:rsid w:val="00F60A46"/>
    <w:rsid w:val="00F60B10"/>
    <w:rsid w:val="00F60CC6"/>
    <w:rsid w:val="00F61398"/>
    <w:rsid w:val="00F613C7"/>
    <w:rsid w:val="00F614E6"/>
    <w:rsid w:val="00F61649"/>
    <w:rsid w:val="00F619D5"/>
    <w:rsid w:val="00F61D77"/>
    <w:rsid w:val="00F61FFA"/>
    <w:rsid w:val="00F62038"/>
    <w:rsid w:val="00F623D6"/>
    <w:rsid w:val="00F6273D"/>
    <w:rsid w:val="00F62D54"/>
    <w:rsid w:val="00F62FDB"/>
    <w:rsid w:val="00F63217"/>
    <w:rsid w:val="00F637C0"/>
    <w:rsid w:val="00F63B67"/>
    <w:rsid w:val="00F63C02"/>
    <w:rsid w:val="00F63FFC"/>
    <w:rsid w:val="00F64590"/>
    <w:rsid w:val="00F64650"/>
    <w:rsid w:val="00F64BEA"/>
    <w:rsid w:val="00F6508D"/>
    <w:rsid w:val="00F6516E"/>
    <w:rsid w:val="00F65310"/>
    <w:rsid w:val="00F658A2"/>
    <w:rsid w:val="00F65963"/>
    <w:rsid w:val="00F661A8"/>
    <w:rsid w:val="00F6650E"/>
    <w:rsid w:val="00F66BB6"/>
    <w:rsid w:val="00F66FE4"/>
    <w:rsid w:val="00F6720D"/>
    <w:rsid w:val="00F67618"/>
    <w:rsid w:val="00F67AA9"/>
    <w:rsid w:val="00F700A6"/>
    <w:rsid w:val="00F7048C"/>
    <w:rsid w:val="00F70A89"/>
    <w:rsid w:val="00F70E85"/>
    <w:rsid w:val="00F7150A"/>
    <w:rsid w:val="00F71BEC"/>
    <w:rsid w:val="00F71C5B"/>
    <w:rsid w:val="00F71F86"/>
    <w:rsid w:val="00F720CB"/>
    <w:rsid w:val="00F7238D"/>
    <w:rsid w:val="00F72B19"/>
    <w:rsid w:val="00F72D8E"/>
    <w:rsid w:val="00F72DC9"/>
    <w:rsid w:val="00F72EC4"/>
    <w:rsid w:val="00F74529"/>
    <w:rsid w:val="00F74562"/>
    <w:rsid w:val="00F74F78"/>
    <w:rsid w:val="00F75092"/>
    <w:rsid w:val="00F75430"/>
    <w:rsid w:val="00F75E0B"/>
    <w:rsid w:val="00F75EA4"/>
    <w:rsid w:val="00F75F57"/>
    <w:rsid w:val="00F7601E"/>
    <w:rsid w:val="00F760B6"/>
    <w:rsid w:val="00F76462"/>
    <w:rsid w:val="00F7695A"/>
    <w:rsid w:val="00F76BBF"/>
    <w:rsid w:val="00F76CBA"/>
    <w:rsid w:val="00F76DE9"/>
    <w:rsid w:val="00F770E5"/>
    <w:rsid w:val="00F77639"/>
    <w:rsid w:val="00F77646"/>
    <w:rsid w:val="00F77C7F"/>
    <w:rsid w:val="00F77F41"/>
    <w:rsid w:val="00F77F5A"/>
    <w:rsid w:val="00F801E6"/>
    <w:rsid w:val="00F80368"/>
    <w:rsid w:val="00F808AD"/>
    <w:rsid w:val="00F812A0"/>
    <w:rsid w:val="00F812FE"/>
    <w:rsid w:val="00F815D5"/>
    <w:rsid w:val="00F8161B"/>
    <w:rsid w:val="00F82059"/>
    <w:rsid w:val="00F83227"/>
    <w:rsid w:val="00F83BD4"/>
    <w:rsid w:val="00F83F6C"/>
    <w:rsid w:val="00F844BA"/>
    <w:rsid w:val="00F84A4C"/>
    <w:rsid w:val="00F84C33"/>
    <w:rsid w:val="00F85193"/>
    <w:rsid w:val="00F851F3"/>
    <w:rsid w:val="00F852DF"/>
    <w:rsid w:val="00F85392"/>
    <w:rsid w:val="00F85CF2"/>
    <w:rsid w:val="00F85E45"/>
    <w:rsid w:val="00F85FCC"/>
    <w:rsid w:val="00F860E2"/>
    <w:rsid w:val="00F860E7"/>
    <w:rsid w:val="00F86854"/>
    <w:rsid w:val="00F86DAF"/>
    <w:rsid w:val="00F86F31"/>
    <w:rsid w:val="00F872E8"/>
    <w:rsid w:val="00F872F8"/>
    <w:rsid w:val="00F878CB"/>
    <w:rsid w:val="00F9085B"/>
    <w:rsid w:val="00F90F5C"/>
    <w:rsid w:val="00F9134E"/>
    <w:rsid w:val="00F916DA"/>
    <w:rsid w:val="00F91874"/>
    <w:rsid w:val="00F91CF5"/>
    <w:rsid w:val="00F9238A"/>
    <w:rsid w:val="00F9256F"/>
    <w:rsid w:val="00F92A07"/>
    <w:rsid w:val="00F92FAB"/>
    <w:rsid w:val="00F9339E"/>
    <w:rsid w:val="00F93AA3"/>
    <w:rsid w:val="00F93D23"/>
    <w:rsid w:val="00F93E5A"/>
    <w:rsid w:val="00F93EE6"/>
    <w:rsid w:val="00F94151"/>
    <w:rsid w:val="00F942B5"/>
    <w:rsid w:val="00F943B4"/>
    <w:rsid w:val="00F94783"/>
    <w:rsid w:val="00F949FB"/>
    <w:rsid w:val="00F94E2F"/>
    <w:rsid w:val="00F94ED6"/>
    <w:rsid w:val="00F95374"/>
    <w:rsid w:val="00F957A9"/>
    <w:rsid w:val="00F95E0E"/>
    <w:rsid w:val="00F96188"/>
    <w:rsid w:val="00F96464"/>
    <w:rsid w:val="00F969C2"/>
    <w:rsid w:val="00F96B3F"/>
    <w:rsid w:val="00F96BED"/>
    <w:rsid w:val="00F96D67"/>
    <w:rsid w:val="00F96DF4"/>
    <w:rsid w:val="00F96FF0"/>
    <w:rsid w:val="00F97346"/>
    <w:rsid w:val="00F975FD"/>
    <w:rsid w:val="00F97803"/>
    <w:rsid w:val="00F97A26"/>
    <w:rsid w:val="00FA0461"/>
    <w:rsid w:val="00FA0686"/>
    <w:rsid w:val="00FA07E6"/>
    <w:rsid w:val="00FA0B68"/>
    <w:rsid w:val="00FA1996"/>
    <w:rsid w:val="00FA1A3F"/>
    <w:rsid w:val="00FA2179"/>
    <w:rsid w:val="00FA22F3"/>
    <w:rsid w:val="00FA24A7"/>
    <w:rsid w:val="00FA2691"/>
    <w:rsid w:val="00FA2ED1"/>
    <w:rsid w:val="00FA2F91"/>
    <w:rsid w:val="00FA2FE3"/>
    <w:rsid w:val="00FA322B"/>
    <w:rsid w:val="00FA35BC"/>
    <w:rsid w:val="00FA3661"/>
    <w:rsid w:val="00FA380F"/>
    <w:rsid w:val="00FA449E"/>
    <w:rsid w:val="00FA457B"/>
    <w:rsid w:val="00FA4941"/>
    <w:rsid w:val="00FA4C04"/>
    <w:rsid w:val="00FA5331"/>
    <w:rsid w:val="00FA5779"/>
    <w:rsid w:val="00FA5A80"/>
    <w:rsid w:val="00FA5C98"/>
    <w:rsid w:val="00FA613E"/>
    <w:rsid w:val="00FA65E5"/>
    <w:rsid w:val="00FA6E4D"/>
    <w:rsid w:val="00FA70C8"/>
    <w:rsid w:val="00FA71CA"/>
    <w:rsid w:val="00FA71EC"/>
    <w:rsid w:val="00FA76C3"/>
    <w:rsid w:val="00FA7D8B"/>
    <w:rsid w:val="00FA7EFF"/>
    <w:rsid w:val="00FB0101"/>
    <w:rsid w:val="00FB02A1"/>
    <w:rsid w:val="00FB037D"/>
    <w:rsid w:val="00FB050E"/>
    <w:rsid w:val="00FB1029"/>
    <w:rsid w:val="00FB19C2"/>
    <w:rsid w:val="00FB1D2D"/>
    <w:rsid w:val="00FB23DC"/>
    <w:rsid w:val="00FB2657"/>
    <w:rsid w:val="00FB2677"/>
    <w:rsid w:val="00FB2D1C"/>
    <w:rsid w:val="00FB30D3"/>
    <w:rsid w:val="00FB38F0"/>
    <w:rsid w:val="00FB3D5F"/>
    <w:rsid w:val="00FB3EBC"/>
    <w:rsid w:val="00FB43AE"/>
    <w:rsid w:val="00FB4715"/>
    <w:rsid w:val="00FB4A9C"/>
    <w:rsid w:val="00FB4F8E"/>
    <w:rsid w:val="00FB5978"/>
    <w:rsid w:val="00FB5AEA"/>
    <w:rsid w:val="00FB5F8C"/>
    <w:rsid w:val="00FB67D6"/>
    <w:rsid w:val="00FB7567"/>
    <w:rsid w:val="00FB75D3"/>
    <w:rsid w:val="00FB7853"/>
    <w:rsid w:val="00FB7D3C"/>
    <w:rsid w:val="00FB7E65"/>
    <w:rsid w:val="00FC0D6D"/>
    <w:rsid w:val="00FC0F80"/>
    <w:rsid w:val="00FC14C6"/>
    <w:rsid w:val="00FC15C1"/>
    <w:rsid w:val="00FC1813"/>
    <w:rsid w:val="00FC1C2E"/>
    <w:rsid w:val="00FC22B2"/>
    <w:rsid w:val="00FC2782"/>
    <w:rsid w:val="00FC288B"/>
    <w:rsid w:val="00FC288D"/>
    <w:rsid w:val="00FC31BF"/>
    <w:rsid w:val="00FC3379"/>
    <w:rsid w:val="00FC3513"/>
    <w:rsid w:val="00FC3685"/>
    <w:rsid w:val="00FC36F4"/>
    <w:rsid w:val="00FC40F5"/>
    <w:rsid w:val="00FC4400"/>
    <w:rsid w:val="00FC4AAD"/>
    <w:rsid w:val="00FC4FB7"/>
    <w:rsid w:val="00FC50CC"/>
    <w:rsid w:val="00FC5528"/>
    <w:rsid w:val="00FC56BD"/>
    <w:rsid w:val="00FC5912"/>
    <w:rsid w:val="00FC5BA2"/>
    <w:rsid w:val="00FC5D73"/>
    <w:rsid w:val="00FC5DF8"/>
    <w:rsid w:val="00FC6004"/>
    <w:rsid w:val="00FC69F4"/>
    <w:rsid w:val="00FC71DF"/>
    <w:rsid w:val="00FC794D"/>
    <w:rsid w:val="00FC7C25"/>
    <w:rsid w:val="00FD01AA"/>
    <w:rsid w:val="00FD071D"/>
    <w:rsid w:val="00FD09C1"/>
    <w:rsid w:val="00FD185C"/>
    <w:rsid w:val="00FD2062"/>
    <w:rsid w:val="00FD2133"/>
    <w:rsid w:val="00FD2862"/>
    <w:rsid w:val="00FD2D42"/>
    <w:rsid w:val="00FD2F72"/>
    <w:rsid w:val="00FD3482"/>
    <w:rsid w:val="00FD3699"/>
    <w:rsid w:val="00FD3B1D"/>
    <w:rsid w:val="00FD3BB6"/>
    <w:rsid w:val="00FD3D21"/>
    <w:rsid w:val="00FD4213"/>
    <w:rsid w:val="00FD44D3"/>
    <w:rsid w:val="00FD4853"/>
    <w:rsid w:val="00FD51B9"/>
    <w:rsid w:val="00FD5261"/>
    <w:rsid w:val="00FD543A"/>
    <w:rsid w:val="00FD5A43"/>
    <w:rsid w:val="00FD5E61"/>
    <w:rsid w:val="00FD615F"/>
    <w:rsid w:val="00FD66ED"/>
    <w:rsid w:val="00FD6829"/>
    <w:rsid w:val="00FD77F2"/>
    <w:rsid w:val="00FD7AD2"/>
    <w:rsid w:val="00FD7CFC"/>
    <w:rsid w:val="00FE0AD6"/>
    <w:rsid w:val="00FE0BE2"/>
    <w:rsid w:val="00FE105E"/>
    <w:rsid w:val="00FE115A"/>
    <w:rsid w:val="00FE119E"/>
    <w:rsid w:val="00FE1209"/>
    <w:rsid w:val="00FE13B8"/>
    <w:rsid w:val="00FE140B"/>
    <w:rsid w:val="00FE16D8"/>
    <w:rsid w:val="00FE1FCA"/>
    <w:rsid w:val="00FE22AB"/>
    <w:rsid w:val="00FE29B7"/>
    <w:rsid w:val="00FE2EDD"/>
    <w:rsid w:val="00FE335E"/>
    <w:rsid w:val="00FE3B78"/>
    <w:rsid w:val="00FE4530"/>
    <w:rsid w:val="00FE4864"/>
    <w:rsid w:val="00FE4DA0"/>
    <w:rsid w:val="00FE4DA5"/>
    <w:rsid w:val="00FE5122"/>
    <w:rsid w:val="00FE5780"/>
    <w:rsid w:val="00FE5AA0"/>
    <w:rsid w:val="00FE5C94"/>
    <w:rsid w:val="00FE5D35"/>
    <w:rsid w:val="00FE5F02"/>
    <w:rsid w:val="00FE5FD1"/>
    <w:rsid w:val="00FE726A"/>
    <w:rsid w:val="00FE75CB"/>
    <w:rsid w:val="00FE76C7"/>
    <w:rsid w:val="00FE7861"/>
    <w:rsid w:val="00FE7F80"/>
    <w:rsid w:val="00FF0B5E"/>
    <w:rsid w:val="00FF0DC2"/>
    <w:rsid w:val="00FF1770"/>
    <w:rsid w:val="00FF1847"/>
    <w:rsid w:val="00FF1F9B"/>
    <w:rsid w:val="00FF20C3"/>
    <w:rsid w:val="00FF21BF"/>
    <w:rsid w:val="00FF21FC"/>
    <w:rsid w:val="00FF310C"/>
    <w:rsid w:val="00FF31D9"/>
    <w:rsid w:val="00FF3396"/>
    <w:rsid w:val="00FF3749"/>
    <w:rsid w:val="00FF388D"/>
    <w:rsid w:val="00FF429C"/>
    <w:rsid w:val="00FF4C0B"/>
    <w:rsid w:val="00FF57B9"/>
    <w:rsid w:val="00FF57F0"/>
    <w:rsid w:val="00FF5C44"/>
    <w:rsid w:val="00FF5DDA"/>
    <w:rsid w:val="00FF6100"/>
    <w:rsid w:val="00FF61EB"/>
    <w:rsid w:val="00FF66E2"/>
    <w:rsid w:val="00FF6D69"/>
    <w:rsid w:val="00FF6E28"/>
    <w:rsid w:val="00FF6EB9"/>
    <w:rsid w:val="00FF7019"/>
    <w:rsid w:val="00FF7054"/>
    <w:rsid w:val="00FF77C6"/>
    <w:rsid w:val="00FF77DD"/>
    <w:rsid w:val="00FF78F5"/>
    <w:rsid w:val="00FF7A7B"/>
    <w:rsid w:val="00FF7AD3"/>
    <w:rsid w:val="00FF7E1D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DFD8DED-8498-48F7-87DD-05BCCE0B2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99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Pr>
      <w:sz w:val="24"/>
      <w:szCs w:val="24"/>
    </w:rPr>
  </w:style>
  <w:style w:type="paragraph" w:styleId="10">
    <w:name w:val="heading 1"/>
    <w:basedOn w:val="a5"/>
    <w:next w:val="a5"/>
    <w:link w:val="12"/>
    <w:uiPriority w:val="9"/>
    <w:qFormat/>
    <w:pPr>
      <w:keepNext/>
      <w:tabs>
        <w:tab w:val="left" w:pos="0"/>
      </w:tabs>
      <w:ind w:firstLine="360"/>
      <w:outlineLvl w:val="0"/>
    </w:pPr>
    <w:rPr>
      <w:sz w:val="28"/>
    </w:rPr>
  </w:style>
  <w:style w:type="paragraph" w:styleId="2">
    <w:name w:val="heading 2"/>
    <w:basedOn w:val="a5"/>
    <w:next w:val="a5"/>
    <w:link w:val="20"/>
    <w:uiPriority w:val="9"/>
    <w:qFormat/>
    <w:pPr>
      <w:keepNext/>
      <w:ind w:left="360"/>
      <w:outlineLvl w:val="1"/>
    </w:pPr>
    <w:rPr>
      <w:sz w:val="28"/>
    </w:rPr>
  </w:style>
  <w:style w:type="paragraph" w:styleId="3">
    <w:name w:val="heading 3"/>
    <w:basedOn w:val="a5"/>
    <w:next w:val="a5"/>
    <w:link w:val="3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2"/>
    </w:pPr>
    <w:rPr>
      <w:b/>
      <w:sz w:val="32"/>
    </w:rPr>
  </w:style>
  <w:style w:type="paragraph" w:styleId="40">
    <w:name w:val="heading 4"/>
    <w:basedOn w:val="a5"/>
    <w:next w:val="a5"/>
    <w:link w:val="41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3"/>
    </w:pPr>
    <w:rPr>
      <w:sz w:val="28"/>
    </w:rPr>
  </w:style>
  <w:style w:type="paragraph" w:styleId="5">
    <w:name w:val="heading 5"/>
    <w:basedOn w:val="a5"/>
    <w:next w:val="a5"/>
    <w:link w:val="5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4"/>
    </w:pPr>
    <w:rPr>
      <w:b/>
      <w:bCs/>
      <w:sz w:val="28"/>
    </w:rPr>
  </w:style>
  <w:style w:type="paragraph" w:styleId="6">
    <w:name w:val="heading 6"/>
    <w:basedOn w:val="a5"/>
    <w:next w:val="a5"/>
    <w:link w:val="6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5"/>
    </w:pPr>
    <w:rPr>
      <w:b/>
      <w:bCs/>
      <w:sz w:val="28"/>
    </w:rPr>
  </w:style>
  <w:style w:type="paragraph" w:styleId="7">
    <w:name w:val="heading 7"/>
    <w:basedOn w:val="a5"/>
    <w:next w:val="a5"/>
    <w:link w:val="7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6"/>
    </w:pPr>
    <w:rPr>
      <w:sz w:val="28"/>
      <w:lang w:val="en-US"/>
    </w:rPr>
  </w:style>
  <w:style w:type="paragraph" w:styleId="8">
    <w:name w:val="heading 8"/>
    <w:basedOn w:val="a5"/>
    <w:next w:val="a5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right"/>
      <w:outlineLvl w:val="7"/>
    </w:pPr>
    <w:rPr>
      <w:sz w:val="28"/>
      <w:lang w:val="en-US"/>
    </w:rPr>
  </w:style>
  <w:style w:type="paragraph" w:styleId="9">
    <w:name w:val="heading 9"/>
    <w:basedOn w:val="a5"/>
    <w:next w:val="a5"/>
    <w:link w:val="9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both"/>
      <w:outlineLvl w:val="8"/>
    </w:pPr>
    <w:rPr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Body Text Indent"/>
    <w:basedOn w:val="a5"/>
    <w:link w:val="aa"/>
    <w:pPr>
      <w:tabs>
        <w:tab w:val="left" w:pos="0"/>
      </w:tabs>
      <w:ind w:firstLine="360"/>
      <w:jc w:val="both"/>
    </w:pPr>
    <w:rPr>
      <w:sz w:val="28"/>
    </w:rPr>
  </w:style>
  <w:style w:type="paragraph" w:styleId="21">
    <w:name w:val="Body Text Indent 2"/>
    <w:basedOn w:val="a5"/>
    <w:pPr>
      <w:tabs>
        <w:tab w:val="left" w:pos="0"/>
      </w:tabs>
      <w:ind w:firstLine="360"/>
    </w:pPr>
    <w:rPr>
      <w:sz w:val="28"/>
    </w:rPr>
  </w:style>
  <w:style w:type="paragraph" w:styleId="22">
    <w:name w:val="Body Text 2"/>
    <w:basedOn w:val="a5"/>
    <w:pPr>
      <w:tabs>
        <w:tab w:val="left" w:pos="851"/>
        <w:tab w:val="left" w:pos="3402"/>
        <w:tab w:val="left" w:pos="4111"/>
        <w:tab w:val="left" w:pos="4820"/>
        <w:tab w:val="left" w:pos="8364"/>
      </w:tabs>
      <w:jc w:val="both"/>
    </w:pPr>
    <w:rPr>
      <w:sz w:val="28"/>
      <w:szCs w:val="20"/>
    </w:rPr>
  </w:style>
  <w:style w:type="paragraph" w:styleId="31">
    <w:name w:val="Body Text Indent 3"/>
    <w:basedOn w:val="a5"/>
    <w:link w:val="32"/>
    <w:pPr>
      <w:tabs>
        <w:tab w:val="left" w:pos="3402"/>
        <w:tab w:val="left" w:pos="4111"/>
        <w:tab w:val="left" w:pos="4820"/>
        <w:tab w:val="left" w:pos="8364"/>
      </w:tabs>
      <w:ind w:firstLine="540"/>
      <w:jc w:val="both"/>
    </w:pPr>
    <w:rPr>
      <w:sz w:val="28"/>
    </w:rPr>
  </w:style>
  <w:style w:type="paragraph" w:styleId="ab">
    <w:name w:val="Body Text"/>
    <w:basedOn w:val="a5"/>
    <w:link w:val="ac"/>
    <w:pPr>
      <w:tabs>
        <w:tab w:val="left" w:pos="3402"/>
        <w:tab w:val="left" w:pos="4111"/>
        <w:tab w:val="left" w:pos="4820"/>
        <w:tab w:val="left" w:pos="8364"/>
      </w:tabs>
      <w:jc w:val="both"/>
    </w:pPr>
    <w:rPr>
      <w:bCs/>
    </w:rPr>
  </w:style>
  <w:style w:type="character" w:styleId="ad">
    <w:name w:val="page number"/>
    <w:basedOn w:val="a6"/>
  </w:style>
  <w:style w:type="paragraph" w:styleId="ae">
    <w:name w:val="caption"/>
    <w:basedOn w:val="a5"/>
    <w:qFormat/>
    <w:pPr>
      <w:jc w:val="center"/>
    </w:pPr>
    <w:rPr>
      <w:sz w:val="28"/>
      <w:szCs w:val="20"/>
    </w:rPr>
  </w:style>
  <w:style w:type="paragraph" w:styleId="af">
    <w:name w:val="footer"/>
    <w:basedOn w:val="a5"/>
    <w:link w:val="af0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f1">
    <w:name w:val="Title"/>
    <w:basedOn w:val="a5"/>
    <w:link w:val="af2"/>
    <w:qFormat/>
    <w:pPr>
      <w:ind w:left="-1080" w:firstLine="540"/>
      <w:jc w:val="center"/>
    </w:pPr>
    <w:rPr>
      <w:sz w:val="28"/>
    </w:rPr>
  </w:style>
  <w:style w:type="paragraph" w:styleId="af3">
    <w:name w:val="header"/>
    <w:basedOn w:val="a5"/>
    <w:link w:val="af4"/>
    <w:uiPriority w:val="99"/>
    <w:rsid w:val="00DF51EE"/>
    <w:pPr>
      <w:tabs>
        <w:tab w:val="center" w:pos="4677"/>
        <w:tab w:val="right" w:pos="9355"/>
      </w:tabs>
    </w:pPr>
  </w:style>
  <w:style w:type="table" w:styleId="af5">
    <w:name w:val="Table Grid"/>
    <w:basedOn w:val="a7"/>
    <w:uiPriority w:val="59"/>
    <w:rsid w:val="008F57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Body Text 3"/>
    <w:basedOn w:val="a5"/>
    <w:link w:val="34"/>
    <w:rsid w:val="00DF557E"/>
    <w:pPr>
      <w:spacing w:after="120"/>
    </w:pPr>
    <w:rPr>
      <w:sz w:val="16"/>
      <w:szCs w:val="16"/>
    </w:rPr>
  </w:style>
  <w:style w:type="paragraph" w:customStyle="1" w:styleId="ConsNormal">
    <w:name w:val="ConsNormal"/>
    <w:rsid w:val="000C427A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styleId="af6">
    <w:name w:val="Hyperlink"/>
    <w:uiPriority w:val="99"/>
    <w:rsid w:val="00CC3514"/>
    <w:rPr>
      <w:color w:val="0000FF"/>
      <w:u w:val="single"/>
    </w:rPr>
  </w:style>
  <w:style w:type="paragraph" w:customStyle="1" w:styleId="Iauiue">
    <w:name w:val="Iau?iue"/>
    <w:rsid w:val="00F860E2"/>
    <w:pPr>
      <w:autoSpaceDE w:val="0"/>
      <w:autoSpaceDN w:val="0"/>
      <w:adjustRightInd w:val="0"/>
    </w:pPr>
    <w:rPr>
      <w:lang w:val="en-US"/>
    </w:rPr>
  </w:style>
  <w:style w:type="paragraph" w:customStyle="1" w:styleId="Baz1">
    <w:name w:val="Baz1"/>
    <w:rsid w:val="009D141B"/>
    <w:pPr>
      <w:widowControl w:val="0"/>
      <w:spacing w:line="360" w:lineRule="auto"/>
      <w:ind w:firstLine="170"/>
      <w:jc w:val="both"/>
    </w:pPr>
    <w:rPr>
      <w:sz w:val="24"/>
    </w:rPr>
  </w:style>
  <w:style w:type="paragraph" w:styleId="af7">
    <w:name w:val="Subtitle"/>
    <w:basedOn w:val="a5"/>
    <w:link w:val="af8"/>
    <w:qFormat/>
    <w:rsid w:val="00302F52"/>
    <w:pPr>
      <w:ind w:left="4320" w:firstLine="720"/>
      <w:jc w:val="right"/>
    </w:pPr>
    <w:rPr>
      <w:sz w:val="26"/>
      <w:szCs w:val="20"/>
    </w:rPr>
  </w:style>
  <w:style w:type="paragraph" w:styleId="af9">
    <w:name w:val="Document Map"/>
    <w:basedOn w:val="a5"/>
    <w:link w:val="afa"/>
    <w:rsid w:val="007D5845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fb">
    <w:name w:val="Словарная статья"/>
    <w:basedOn w:val="a5"/>
    <w:next w:val="a5"/>
    <w:rsid w:val="00334EF8"/>
    <w:pPr>
      <w:autoSpaceDE w:val="0"/>
      <w:autoSpaceDN w:val="0"/>
      <w:adjustRightInd w:val="0"/>
      <w:ind w:right="118"/>
      <w:jc w:val="both"/>
    </w:pPr>
    <w:rPr>
      <w:rFonts w:ascii="Arial" w:hAnsi="Arial"/>
      <w:sz w:val="20"/>
      <w:szCs w:val="20"/>
    </w:rPr>
  </w:style>
  <w:style w:type="character" w:styleId="afc">
    <w:name w:val="annotation reference"/>
    <w:rsid w:val="00147018"/>
    <w:rPr>
      <w:sz w:val="16"/>
      <w:szCs w:val="16"/>
    </w:rPr>
  </w:style>
  <w:style w:type="paragraph" w:styleId="afd">
    <w:name w:val="annotation text"/>
    <w:basedOn w:val="a5"/>
    <w:link w:val="afe"/>
    <w:rsid w:val="00147018"/>
    <w:rPr>
      <w:sz w:val="20"/>
      <w:szCs w:val="20"/>
    </w:rPr>
  </w:style>
  <w:style w:type="character" w:customStyle="1" w:styleId="afe">
    <w:name w:val="Текст примечания Знак"/>
    <w:basedOn w:val="a6"/>
    <w:link w:val="afd"/>
    <w:rsid w:val="00147018"/>
  </w:style>
  <w:style w:type="paragraph" w:styleId="aff">
    <w:name w:val="annotation subject"/>
    <w:basedOn w:val="afd"/>
    <w:next w:val="afd"/>
    <w:link w:val="aff0"/>
    <w:rsid w:val="00147018"/>
    <w:rPr>
      <w:b/>
      <w:bCs/>
    </w:rPr>
  </w:style>
  <w:style w:type="character" w:customStyle="1" w:styleId="aff0">
    <w:name w:val="Тема примечания Знак"/>
    <w:link w:val="aff"/>
    <w:rsid w:val="00147018"/>
    <w:rPr>
      <w:b/>
      <w:bCs/>
    </w:rPr>
  </w:style>
  <w:style w:type="paragraph" w:styleId="aff1">
    <w:name w:val="Balloon Text"/>
    <w:basedOn w:val="a5"/>
    <w:link w:val="aff2"/>
    <w:rsid w:val="00147018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link w:val="aff1"/>
    <w:rsid w:val="00147018"/>
    <w:rPr>
      <w:rFonts w:ascii="Tahoma" w:hAnsi="Tahoma" w:cs="Tahoma"/>
      <w:sz w:val="16"/>
      <w:szCs w:val="16"/>
    </w:rPr>
  </w:style>
  <w:style w:type="character" w:customStyle="1" w:styleId="af2">
    <w:name w:val="Название Знак"/>
    <w:link w:val="af1"/>
    <w:rsid w:val="006272AC"/>
    <w:rPr>
      <w:sz w:val="28"/>
      <w:szCs w:val="24"/>
    </w:rPr>
  </w:style>
  <w:style w:type="character" w:customStyle="1" w:styleId="af4">
    <w:name w:val="Верхний колонтитул Знак"/>
    <w:link w:val="af3"/>
    <w:uiPriority w:val="99"/>
    <w:rsid w:val="00C0647A"/>
    <w:rPr>
      <w:sz w:val="24"/>
      <w:szCs w:val="24"/>
    </w:rPr>
  </w:style>
  <w:style w:type="character" w:customStyle="1" w:styleId="af0">
    <w:name w:val="Нижний колонтитул Знак"/>
    <w:link w:val="af"/>
    <w:rsid w:val="00C0647A"/>
  </w:style>
  <w:style w:type="character" w:customStyle="1" w:styleId="ac">
    <w:name w:val="Основной текст Знак"/>
    <w:link w:val="ab"/>
    <w:rsid w:val="00C0647A"/>
    <w:rPr>
      <w:bCs/>
      <w:sz w:val="24"/>
      <w:szCs w:val="24"/>
    </w:rPr>
  </w:style>
  <w:style w:type="paragraph" w:styleId="aff3">
    <w:name w:val="List Paragraph"/>
    <w:basedOn w:val="a5"/>
    <w:link w:val="aff4"/>
    <w:uiPriority w:val="34"/>
    <w:qFormat/>
    <w:rsid w:val="00E65A00"/>
    <w:pPr>
      <w:ind w:left="720"/>
      <w:contextualSpacing/>
    </w:pPr>
  </w:style>
  <w:style w:type="character" w:customStyle="1" w:styleId="50">
    <w:name w:val="Заголовок 5 Знак"/>
    <w:link w:val="5"/>
    <w:uiPriority w:val="9"/>
    <w:rsid w:val="00553948"/>
    <w:rPr>
      <w:b/>
      <w:bCs/>
      <w:sz w:val="28"/>
      <w:szCs w:val="24"/>
    </w:rPr>
  </w:style>
  <w:style w:type="character" w:customStyle="1" w:styleId="apple-converted-space">
    <w:name w:val="apple-converted-space"/>
    <w:rsid w:val="00EB266D"/>
  </w:style>
  <w:style w:type="character" w:styleId="aff5">
    <w:name w:val="line number"/>
    <w:basedOn w:val="a6"/>
    <w:rsid w:val="00CC3060"/>
  </w:style>
  <w:style w:type="paragraph" w:customStyle="1" w:styleId="FORMATTEXT">
    <w:name w:val=".FORMATTEXT"/>
    <w:uiPriority w:val="99"/>
    <w:rsid w:val="004C3700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aff6">
    <w:name w:val="."/>
    <w:uiPriority w:val="99"/>
    <w:rsid w:val="009F5C19"/>
    <w:pPr>
      <w:widowControl w:val="0"/>
      <w:autoSpaceDE w:val="0"/>
      <w:autoSpaceDN w:val="0"/>
      <w:adjustRightInd w:val="0"/>
    </w:pPr>
    <w:rPr>
      <w:rFonts w:eastAsiaTheme="minorEastAsia"/>
      <w:sz w:val="24"/>
      <w:szCs w:val="24"/>
    </w:rPr>
  </w:style>
  <w:style w:type="paragraph" w:styleId="aff7">
    <w:name w:val="Revision"/>
    <w:hidden/>
    <w:uiPriority w:val="99"/>
    <w:semiHidden/>
    <w:rsid w:val="00AF6F24"/>
    <w:rPr>
      <w:sz w:val="24"/>
      <w:szCs w:val="24"/>
    </w:rPr>
  </w:style>
  <w:style w:type="numbering" w:customStyle="1" w:styleId="13">
    <w:name w:val="Нет списка1"/>
    <w:next w:val="a8"/>
    <w:semiHidden/>
    <w:unhideWhenUsed/>
    <w:rsid w:val="007855B3"/>
  </w:style>
  <w:style w:type="paragraph" w:styleId="aff8">
    <w:name w:val="Normal (Web)"/>
    <w:basedOn w:val="a5"/>
    <w:uiPriority w:val="99"/>
    <w:rsid w:val="007855B3"/>
    <w:pPr>
      <w:spacing w:before="100" w:beforeAutospacing="1" w:after="100" w:afterAutospacing="1"/>
    </w:pPr>
    <w:rPr>
      <w:sz w:val="26"/>
    </w:rPr>
  </w:style>
  <w:style w:type="paragraph" w:styleId="14">
    <w:name w:val="toc 1"/>
    <w:basedOn w:val="a5"/>
    <w:next w:val="a5"/>
    <w:autoRedefine/>
    <w:uiPriority w:val="39"/>
    <w:qFormat/>
    <w:rsid w:val="007855B3"/>
    <w:pPr>
      <w:tabs>
        <w:tab w:val="right" w:leader="dot" w:pos="9781"/>
      </w:tabs>
    </w:pPr>
    <w:rPr>
      <w:noProof/>
      <w:sz w:val="26"/>
      <w:szCs w:val="28"/>
    </w:rPr>
  </w:style>
  <w:style w:type="paragraph" w:styleId="23">
    <w:name w:val="toc 2"/>
    <w:basedOn w:val="a5"/>
    <w:next w:val="a5"/>
    <w:autoRedefine/>
    <w:uiPriority w:val="39"/>
    <w:qFormat/>
    <w:rsid w:val="007855B3"/>
    <w:pPr>
      <w:tabs>
        <w:tab w:val="left" w:pos="0"/>
        <w:tab w:val="left" w:pos="142"/>
        <w:tab w:val="left" w:pos="880"/>
        <w:tab w:val="right" w:leader="dot" w:pos="9781"/>
      </w:tabs>
      <w:ind w:right="425" w:firstLine="142"/>
      <w:jc w:val="both"/>
    </w:pPr>
    <w:rPr>
      <w:noProof/>
      <w:sz w:val="26"/>
    </w:rPr>
  </w:style>
  <w:style w:type="paragraph" w:customStyle="1" w:styleId="ConsPlusNormal">
    <w:name w:val="ConsPlusNormal"/>
    <w:rsid w:val="007855B3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FR3">
    <w:name w:val="FR3"/>
    <w:rsid w:val="007855B3"/>
    <w:pPr>
      <w:widowControl w:val="0"/>
      <w:autoSpaceDE w:val="0"/>
      <w:autoSpaceDN w:val="0"/>
      <w:adjustRightInd w:val="0"/>
      <w:spacing w:line="300" w:lineRule="auto"/>
      <w:ind w:left="4760" w:right="400"/>
      <w:jc w:val="both"/>
    </w:pPr>
    <w:rPr>
      <w:rFonts w:ascii="Arial" w:hAnsi="Arial" w:cs="Arial"/>
      <w:sz w:val="22"/>
      <w:szCs w:val="22"/>
    </w:rPr>
  </w:style>
  <w:style w:type="paragraph" w:customStyle="1" w:styleId="FR4">
    <w:name w:val="FR4"/>
    <w:rsid w:val="007855B3"/>
    <w:pPr>
      <w:widowControl w:val="0"/>
      <w:autoSpaceDE w:val="0"/>
      <w:autoSpaceDN w:val="0"/>
      <w:adjustRightInd w:val="0"/>
      <w:spacing w:before="460" w:line="300" w:lineRule="auto"/>
      <w:ind w:firstLine="720"/>
      <w:jc w:val="both"/>
    </w:pPr>
    <w:rPr>
      <w:sz w:val="22"/>
      <w:szCs w:val="22"/>
    </w:rPr>
  </w:style>
  <w:style w:type="paragraph" w:customStyle="1" w:styleId="ConsPlusTitle">
    <w:name w:val="ConsPlusTitle"/>
    <w:rsid w:val="007855B3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paragraph" w:customStyle="1" w:styleId="ConsPlusNonformat">
    <w:name w:val="ConsPlusNonformat"/>
    <w:rsid w:val="007855B3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customStyle="1" w:styleId="xl24">
    <w:name w:val="xl24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eastAsia="Arial Unicode MS"/>
      <w:sz w:val="26"/>
    </w:rPr>
  </w:style>
  <w:style w:type="paragraph" w:styleId="aff9">
    <w:name w:val="Plain Text"/>
    <w:basedOn w:val="a5"/>
    <w:link w:val="affa"/>
    <w:rsid w:val="007855B3"/>
    <w:pPr>
      <w:widowControl w:val="0"/>
      <w:autoSpaceDE w:val="0"/>
      <w:autoSpaceDN w:val="0"/>
      <w:adjustRightInd w:val="0"/>
    </w:pPr>
    <w:rPr>
      <w:rFonts w:ascii="Arial" w:hAnsi="Arial" w:cs="Arial"/>
      <w:sz w:val="26"/>
    </w:rPr>
  </w:style>
  <w:style w:type="character" w:customStyle="1" w:styleId="affa">
    <w:name w:val="Текст Знак"/>
    <w:basedOn w:val="a6"/>
    <w:link w:val="aff9"/>
    <w:rsid w:val="007855B3"/>
    <w:rPr>
      <w:rFonts w:ascii="Arial" w:hAnsi="Arial" w:cs="Arial"/>
      <w:sz w:val="26"/>
      <w:szCs w:val="24"/>
    </w:rPr>
  </w:style>
  <w:style w:type="paragraph" w:customStyle="1" w:styleId="BodyText22">
    <w:name w:val="Body Text 22"/>
    <w:basedOn w:val="a5"/>
    <w:rsid w:val="007855B3"/>
    <w:pPr>
      <w:widowControl w:val="0"/>
      <w:autoSpaceDE w:val="0"/>
      <w:autoSpaceDN w:val="0"/>
      <w:adjustRightInd w:val="0"/>
      <w:spacing w:line="360" w:lineRule="auto"/>
      <w:ind w:firstLine="709"/>
    </w:pPr>
    <w:rPr>
      <w:sz w:val="28"/>
      <w:szCs w:val="28"/>
    </w:rPr>
  </w:style>
  <w:style w:type="paragraph" w:customStyle="1" w:styleId="15">
    <w:name w:val="Обычный1"/>
    <w:rsid w:val="007855B3"/>
    <w:pPr>
      <w:widowControl w:val="0"/>
      <w:spacing w:line="260" w:lineRule="auto"/>
      <w:ind w:firstLine="360"/>
      <w:jc w:val="both"/>
    </w:pPr>
    <w:rPr>
      <w:rFonts w:ascii="Arial" w:hAnsi="Arial"/>
      <w:snapToGrid w:val="0"/>
      <w:sz w:val="18"/>
    </w:rPr>
  </w:style>
  <w:style w:type="paragraph" w:styleId="affb">
    <w:name w:val="footnote text"/>
    <w:basedOn w:val="a5"/>
    <w:link w:val="affc"/>
    <w:rsid w:val="007855B3"/>
    <w:rPr>
      <w:rFonts w:ascii="Calibri" w:eastAsia="Calibri" w:hAnsi="Calibri"/>
      <w:sz w:val="20"/>
      <w:szCs w:val="20"/>
      <w:lang w:eastAsia="en-US"/>
    </w:rPr>
  </w:style>
  <w:style w:type="character" w:customStyle="1" w:styleId="affc">
    <w:name w:val="Текст сноски Знак"/>
    <w:basedOn w:val="a6"/>
    <w:link w:val="affb"/>
    <w:rsid w:val="007855B3"/>
    <w:rPr>
      <w:rFonts w:ascii="Calibri" w:eastAsia="Calibri" w:hAnsi="Calibri"/>
      <w:lang w:eastAsia="en-US"/>
    </w:rPr>
  </w:style>
  <w:style w:type="character" w:styleId="affd">
    <w:name w:val="footnote reference"/>
    <w:aliases w:val="Знак сноски-FN,Ciae niinee-FN,Знак сноски 1,fr,Used by Word for Help footnote symbols,Ссылка на сноску 45,Footnote Reference Number"/>
    <w:uiPriority w:val="99"/>
    <w:rsid w:val="007855B3"/>
    <w:rPr>
      <w:rFonts w:cs="Times New Roman"/>
      <w:vertAlign w:val="superscript"/>
    </w:rPr>
  </w:style>
  <w:style w:type="paragraph" w:customStyle="1" w:styleId="16">
    <w:name w:val="Абзац списка1"/>
    <w:basedOn w:val="a5"/>
    <w:rsid w:val="007855B3"/>
    <w:pPr>
      <w:suppressAutoHyphens/>
      <w:ind w:left="720"/>
    </w:pPr>
    <w:rPr>
      <w:rFonts w:ascii="Arial" w:eastAsia="SimSun" w:hAnsi="Arial" w:cs="Mangal"/>
      <w:kern w:val="1"/>
      <w:sz w:val="20"/>
      <w:lang w:eastAsia="hi-IN" w:bidi="hi-IN"/>
    </w:rPr>
  </w:style>
  <w:style w:type="paragraph" w:customStyle="1" w:styleId="Default">
    <w:name w:val="Default"/>
    <w:rsid w:val="007855B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4">
    <w:name w:val="List Bullet"/>
    <w:basedOn w:val="a5"/>
    <w:autoRedefine/>
    <w:rsid w:val="007855B3"/>
    <w:pPr>
      <w:numPr>
        <w:numId w:val="3"/>
      </w:numPr>
      <w:tabs>
        <w:tab w:val="clear" w:pos="1134"/>
        <w:tab w:val="left" w:pos="1418"/>
      </w:tabs>
      <w:ind w:left="0" w:firstLine="709"/>
      <w:jc w:val="both"/>
    </w:pPr>
    <w:rPr>
      <w:sz w:val="28"/>
    </w:rPr>
  </w:style>
  <w:style w:type="paragraph" w:customStyle="1" w:styleId="a2">
    <w:name w:val="Текст раздела"/>
    <w:basedOn w:val="2"/>
    <w:uiPriority w:val="99"/>
    <w:rsid w:val="007855B3"/>
    <w:pPr>
      <w:keepNext w:val="0"/>
      <w:numPr>
        <w:ilvl w:val="1"/>
        <w:numId w:val="1"/>
      </w:numPr>
      <w:tabs>
        <w:tab w:val="left" w:pos="567"/>
      </w:tabs>
      <w:spacing w:before="120" w:after="60"/>
      <w:jc w:val="both"/>
    </w:pPr>
    <w:rPr>
      <w:i/>
      <w:sz w:val="26"/>
      <w:szCs w:val="28"/>
    </w:rPr>
  </w:style>
  <w:style w:type="paragraph" w:customStyle="1" w:styleId="a3">
    <w:name w:val="Буквенный список"/>
    <w:basedOn w:val="40"/>
    <w:uiPriority w:val="99"/>
    <w:rsid w:val="007855B3"/>
    <w:pPr>
      <w:keepNext w:val="0"/>
      <w:numPr>
        <w:ilvl w:val="3"/>
        <w:numId w:val="1"/>
      </w:numPr>
      <w:tabs>
        <w:tab w:val="clear" w:pos="3402"/>
        <w:tab w:val="clear" w:pos="4111"/>
        <w:tab w:val="clear" w:pos="4820"/>
        <w:tab w:val="clear" w:pos="8364"/>
      </w:tabs>
      <w:spacing w:before="60"/>
      <w:jc w:val="both"/>
    </w:pPr>
    <w:rPr>
      <w:szCs w:val="28"/>
    </w:rPr>
  </w:style>
  <w:style w:type="paragraph" w:customStyle="1" w:styleId="a">
    <w:name w:val="Текст пункта"/>
    <w:basedOn w:val="3"/>
    <w:uiPriority w:val="99"/>
    <w:rsid w:val="007855B3"/>
    <w:pPr>
      <w:keepNext w:val="0"/>
      <w:numPr>
        <w:numId w:val="2"/>
      </w:numPr>
      <w:tabs>
        <w:tab w:val="clear" w:pos="3402"/>
        <w:tab w:val="clear" w:pos="4111"/>
        <w:tab w:val="clear" w:pos="4820"/>
        <w:tab w:val="clear" w:pos="8364"/>
        <w:tab w:val="left" w:pos="567"/>
      </w:tabs>
      <w:spacing w:before="60" w:after="60"/>
      <w:jc w:val="both"/>
    </w:pPr>
    <w:rPr>
      <w:b w:val="0"/>
      <w:sz w:val="28"/>
      <w:szCs w:val="28"/>
    </w:rPr>
  </w:style>
  <w:style w:type="paragraph" w:styleId="51">
    <w:name w:val="List Bullet 5"/>
    <w:basedOn w:val="a5"/>
    <w:uiPriority w:val="99"/>
    <w:rsid w:val="007855B3"/>
    <w:pPr>
      <w:tabs>
        <w:tab w:val="num" w:pos="1492"/>
      </w:tabs>
      <w:ind w:left="1492" w:hanging="360"/>
    </w:pPr>
    <w:rPr>
      <w:sz w:val="26"/>
    </w:rPr>
  </w:style>
  <w:style w:type="paragraph" w:customStyle="1" w:styleId="affe">
    <w:name w:val="Стиль Название документа"/>
    <w:basedOn w:val="a5"/>
    <w:uiPriority w:val="99"/>
    <w:rsid w:val="007855B3"/>
    <w:pPr>
      <w:tabs>
        <w:tab w:val="left" w:pos="720"/>
      </w:tabs>
      <w:spacing w:before="120" w:after="120"/>
      <w:ind w:left="100"/>
      <w:jc w:val="center"/>
    </w:pPr>
    <w:rPr>
      <w:b/>
      <w:bCs/>
      <w:caps/>
      <w:sz w:val="28"/>
    </w:rPr>
  </w:style>
  <w:style w:type="numbering" w:customStyle="1" w:styleId="a0">
    <w:name w:val="маркированный"/>
    <w:basedOn w:val="a8"/>
    <w:rsid w:val="007855B3"/>
    <w:pPr>
      <w:numPr>
        <w:numId w:val="4"/>
      </w:numPr>
    </w:pPr>
  </w:style>
  <w:style w:type="paragraph" w:customStyle="1" w:styleId="a1">
    <w:name w:val="Список маркированный"/>
    <w:basedOn w:val="ab"/>
    <w:rsid w:val="007855B3"/>
    <w:pPr>
      <w:numPr>
        <w:numId w:val="5"/>
      </w:numPr>
      <w:tabs>
        <w:tab w:val="clear" w:pos="480"/>
        <w:tab w:val="clear" w:pos="3402"/>
        <w:tab w:val="clear" w:pos="4111"/>
        <w:tab w:val="clear" w:pos="4820"/>
        <w:tab w:val="clear" w:pos="8364"/>
        <w:tab w:val="num" w:pos="360"/>
      </w:tabs>
      <w:spacing w:after="80" w:line="320" w:lineRule="atLeast"/>
      <w:ind w:left="0" w:firstLine="0"/>
    </w:pPr>
    <w:rPr>
      <w:rFonts w:ascii="SchoolBook" w:hAnsi="SchoolBook" w:cs="Courier New"/>
      <w:bCs w:val="0"/>
      <w:kern w:val="28"/>
      <w:sz w:val="26"/>
    </w:rPr>
  </w:style>
  <w:style w:type="character" w:customStyle="1" w:styleId="afff">
    <w:name w:val="Основной текст_"/>
    <w:basedOn w:val="a6"/>
    <w:link w:val="24"/>
    <w:rsid w:val="007855B3"/>
    <w:rPr>
      <w:spacing w:val="20"/>
      <w:sz w:val="90"/>
      <w:szCs w:val="90"/>
      <w:shd w:val="clear" w:color="auto" w:fill="FFFFFF"/>
    </w:rPr>
  </w:style>
  <w:style w:type="paragraph" w:customStyle="1" w:styleId="24">
    <w:name w:val="Основной текст2"/>
    <w:basedOn w:val="a5"/>
    <w:link w:val="afff"/>
    <w:rsid w:val="007855B3"/>
    <w:pPr>
      <w:widowControl w:val="0"/>
      <w:shd w:val="clear" w:color="auto" w:fill="FFFFFF"/>
      <w:spacing w:after="540" w:line="0" w:lineRule="atLeast"/>
      <w:ind w:hanging="380"/>
      <w:jc w:val="center"/>
    </w:pPr>
    <w:rPr>
      <w:spacing w:val="20"/>
      <w:sz w:val="90"/>
      <w:szCs w:val="90"/>
    </w:rPr>
  </w:style>
  <w:style w:type="paragraph" w:customStyle="1" w:styleId="2TimesNewRoman13">
    <w:name w:val="Стиль Заголовок 2 + Times New Roman 13 пт не полужирный не курси..."/>
    <w:basedOn w:val="2"/>
    <w:rsid w:val="007855B3"/>
    <w:pPr>
      <w:ind w:left="567"/>
    </w:pPr>
    <w:rPr>
      <w:i/>
      <w:sz w:val="26"/>
      <w:szCs w:val="20"/>
    </w:rPr>
  </w:style>
  <w:style w:type="paragraph" w:customStyle="1" w:styleId="2TimesNewRoman1">
    <w:name w:val="Стиль Заголовок 2 + Times New Roman не курсив Слева:  1 см Перед..."/>
    <w:basedOn w:val="2"/>
    <w:rsid w:val="007855B3"/>
    <w:pPr>
      <w:spacing w:after="60"/>
      <w:ind w:left="567"/>
    </w:pPr>
    <w:rPr>
      <w:b/>
      <w:bCs/>
      <w:i/>
      <w:sz w:val="26"/>
      <w:szCs w:val="20"/>
    </w:rPr>
  </w:style>
  <w:style w:type="paragraph" w:customStyle="1" w:styleId="2TimesNewRoman">
    <w:name w:val="Стиль Заголовок 2 + Times New Roman не полужирный не курсив Слев..."/>
    <w:basedOn w:val="2"/>
    <w:rsid w:val="007855B3"/>
    <w:pPr>
      <w:spacing w:after="60"/>
      <w:ind w:left="567"/>
    </w:pPr>
    <w:rPr>
      <w:b/>
      <w:i/>
      <w:sz w:val="26"/>
      <w:szCs w:val="20"/>
    </w:rPr>
  </w:style>
  <w:style w:type="paragraph" w:customStyle="1" w:styleId="314">
    <w:name w:val="Стиль Заголовок 3 + 14 пт"/>
    <w:basedOn w:val="3"/>
    <w:rsid w:val="007855B3"/>
    <w:pPr>
      <w:ind w:firstLine="567"/>
      <w:jc w:val="left"/>
    </w:pPr>
    <w:rPr>
      <w:bCs/>
      <w:sz w:val="28"/>
    </w:rPr>
  </w:style>
  <w:style w:type="paragraph" w:customStyle="1" w:styleId="133">
    <w:name w:val="Стиль Абзац списка + 13 пт По ширине После:  3 пт"/>
    <w:basedOn w:val="aff3"/>
    <w:rsid w:val="007855B3"/>
    <w:pPr>
      <w:spacing w:after="60"/>
      <w:jc w:val="both"/>
    </w:pPr>
    <w:rPr>
      <w:sz w:val="26"/>
      <w:szCs w:val="20"/>
    </w:rPr>
  </w:style>
  <w:style w:type="paragraph" w:styleId="35">
    <w:name w:val="toc 3"/>
    <w:basedOn w:val="a5"/>
    <w:next w:val="a5"/>
    <w:autoRedefine/>
    <w:uiPriority w:val="39"/>
    <w:qFormat/>
    <w:rsid w:val="007855B3"/>
    <w:pPr>
      <w:tabs>
        <w:tab w:val="left" w:pos="0"/>
        <w:tab w:val="left" w:pos="142"/>
        <w:tab w:val="right" w:leader="dot" w:pos="9781"/>
      </w:tabs>
      <w:spacing w:after="100"/>
      <w:ind w:left="522" w:right="425"/>
      <w:jc w:val="both"/>
    </w:pPr>
    <w:rPr>
      <w:sz w:val="26"/>
    </w:rPr>
  </w:style>
  <w:style w:type="paragraph" w:styleId="afff0">
    <w:name w:val="TOC Heading"/>
    <w:basedOn w:val="10"/>
    <w:next w:val="a5"/>
    <w:uiPriority w:val="39"/>
    <w:unhideWhenUsed/>
    <w:qFormat/>
    <w:rsid w:val="007855B3"/>
    <w:pPr>
      <w:keepLines/>
      <w:tabs>
        <w:tab w:val="clear" w:pos="0"/>
      </w:tabs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tx">
    <w:name w:val="tx"/>
    <w:basedOn w:val="a5"/>
    <w:rsid w:val="007855B3"/>
    <w:pPr>
      <w:spacing w:before="100" w:beforeAutospacing="1" w:after="100" w:afterAutospacing="1"/>
    </w:pPr>
  </w:style>
  <w:style w:type="character" w:customStyle="1" w:styleId="match">
    <w:name w:val="match"/>
    <w:basedOn w:val="a6"/>
    <w:rsid w:val="007855B3"/>
  </w:style>
  <w:style w:type="paragraph" w:customStyle="1" w:styleId="formattext0">
    <w:name w:val="formattext"/>
    <w:basedOn w:val="a5"/>
    <w:rsid w:val="007855B3"/>
    <w:pPr>
      <w:spacing w:before="100" w:beforeAutospacing="1" w:after="100" w:afterAutospacing="1"/>
    </w:pPr>
  </w:style>
  <w:style w:type="character" w:customStyle="1" w:styleId="34">
    <w:name w:val="Основной текст 3 Знак"/>
    <w:basedOn w:val="a6"/>
    <w:link w:val="33"/>
    <w:rsid w:val="007855B3"/>
    <w:rPr>
      <w:sz w:val="16"/>
      <w:szCs w:val="16"/>
    </w:rPr>
  </w:style>
  <w:style w:type="character" w:customStyle="1" w:styleId="fields">
    <w:name w:val="fields"/>
    <w:basedOn w:val="a6"/>
    <w:rsid w:val="007855B3"/>
  </w:style>
  <w:style w:type="character" w:styleId="afff1">
    <w:name w:val="FollowedHyperlink"/>
    <w:basedOn w:val="a6"/>
    <w:unhideWhenUsed/>
    <w:rsid w:val="007855B3"/>
    <w:rPr>
      <w:color w:val="800080"/>
      <w:u w:val="single"/>
    </w:rPr>
  </w:style>
  <w:style w:type="paragraph" w:customStyle="1" w:styleId="font5">
    <w:name w:val="font5"/>
    <w:basedOn w:val="a5"/>
    <w:rsid w:val="007855B3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font6">
    <w:name w:val="font6"/>
    <w:basedOn w:val="a5"/>
    <w:rsid w:val="007855B3"/>
    <w:pPr>
      <w:spacing w:before="100" w:beforeAutospacing="1" w:after="100" w:afterAutospacing="1"/>
    </w:pPr>
    <w:rPr>
      <w:sz w:val="26"/>
      <w:szCs w:val="26"/>
    </w:rPr>
  </w:style>
  <w:style w:type="paragraph" w:customStyle="1" w:styleId="xl65">
    <w:name w:val="xl6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2007B9"/>
      <w:sz w:val="26"/>
      <w:szCs w:val="26"/>
    </w:rPr>
  </w:style>
  <w:style w:type="paragraph" w:customStyle="1" w:styleId="xl66">
    <w:name w:val="xl66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67">
    <w:name w:val="xl67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68">
    <w:name w:val="xl68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69">
    <w:name w:val="xl69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0">
    <w:name w:val="xl70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1">
    <w:name w:val="xl71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2">
    <w:name w:val="xl72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73">
    <w:name w:val="xl73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74">
    <w:name w:val="xl7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top"/>
    </w:pPr>
    <w:rPr>
      <w:sz w:val="26"/>
      <w:szCs w:val="26"/>
    </w:rPr>
  </w:style>
  <w:style w:type="paragraph" w:customStyle="1" w:styleId="xl75">
    <w:name w:val="xl7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6">
    <w:name w:val="xl76"/>
    <w:basedOn w:val="a5"/>
    <w:rsid w:val="007855B3"/>
    <w:pP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7">
    <w:name w:val="xl7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8">
    <w:name w:val="xl78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9">
    <w:name w:val="xl79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80">
    <w:name w:val="xl80"/>
    <w:basedOn w:val="a5"/>
    <w:rsid w:val="007855B3"/>
    <w:pPr>
      <w:pBdr>
        <w:top w:val="single" w:sz="4" w:space="0" w:color="auto"/>
        <w:left w:val="single" w:sz="4" w:space="14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 w:firstLine="200"/>
      <w:textAlignment w:val="center"/>
    </w:pPr>
    <w:rPr>
      <w:b/>
      <w:bCs/>
      <w:sz w:val="26"/>
      <w:szCs w:val="26"/>
    </w:rPr>
  </w:style>
  <w:style w:type="paragraph" w:customStyle="1" w:styleId="xl81">
    <w:name w:val="xl8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center"/>
    </w:pPr>
    <w:rPr>
      <w:sz w:val="26"/>
      <w:szCs w:val="26"/>
    </w:rPr>
  </w:style>
  <w:style w:type="paragraph" w:customStyle="1" w:styleId="xl82">
    <w:name w:val="xl82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26"/>
      <w:szCs w:val="26"/>
    </w:rPr>
  </w:style>
  <w:style w:type="paragraph" w:customStyle="1" w:styleId="xl83">
    <w:name w:val="xl83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84">
    <w:name w:val="xl8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top"/>
    </w:pPr>
    <w:rPr>
      <w:sz w:val="26"/>
      <w:szCs w:val="26"/>
    </w:rPr>
  </w:style>
  <w:style w:type="paragraph" w:customStyle="1" w:styleId="xl85">
    <w:name w:val="xl8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6"/>
      <w:szCs w:val="26"/>
    </w:rPr>
  </w:style>
  <w:style w:type="paragraph" w:customStyle="1" w:styleId="xl86">
    <w:name w:val="xl86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87">
    <w:name w:val="xl87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26"/>
      <w:szCs w:val="26"/>
    </w:rPr>
  </w:style>
  <w:style w:type="paragraph" w:customStyle="1" w:styleId="xl88">
    <w:name w:val="xl88"/>
    <w:basedOn w:val="a5"/>
    <w:rsid w:val="007855B3"/>
    <w:pP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89">
    <w:name w:val="xl89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  <w:textAlignment w:val="center"/>
    </w:pPr>
    <w:rPr>
      <w:sz w:val="26"/>
      <w:szCs w:val="26"/>
    </w:rPr>
  </w:style>
  <w:style w:type="paragraph" w:customStyle="1" w:styleId="xl90">
    <w:name w:val="xl90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</w:pPr>
    <w:rPr>
      <w:sz w:val="26"/>
      <w:szCs w:val="26"/>
    </w:rPr>
  </w:style>
  <w:style w:type="paragraph" w:customStyle="1" w:styleId="xl91">
    <w:name w:val="xl9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92">
    <w:name w:val="xl92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93">
    <w:name w:val="xl93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500" w:firstLine="1500"/>
    </w:pPr>
    <w:rPr>
      <w:sz w:val="26"/>
      <w:szCs w:val="26"/>
    </w:rPr>
  </w:style>
  <w:style w:type="paragraph" w:customStyle="1" w:styleId="xl94">
    <w:name w:val="xl94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5">
    <w:name w:val="xl9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6">
    <w:name w:val="xl96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97">
    <w:name w:val="xl9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98">
    <w:name w:val="xl98"/>
    <w:basedOn w:val="a5"/>
    <w:rsid w:val="007855B3"/>
    <w:pPr>
      <w:pBdr>
        <w:top w:val="single" w:sz="4" w:space="0" w:color="auto"/>
        <w:left w:val="single" w:sz="4" w:space="14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 w:firstLine="200"/>
      <w:textAlignment w:val="center"/>
    </w:pPr>
    <w:rPr>
      <w:b/>
      <w:bCs/>
      <w:sz w:val="16"/>
      <w:szCs w:val="16"/>
    </w:rPr>
  </w:style>
  <w:style w:type="paragraph" w:customStyle="1" w:styleId="xl99">
    <w:name w:val="xl99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16"/>
      <w:szCs w:val="16"/>
    </w:rPr>
  </w:style>
  <w:style w:type="paragraph" w:customStyle="1" w:styleId="xl100">
    <w:name w:val="xl100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16"/>
      <w:szCs w:val="16"/>
    </w:rPr>
  </w:style>
  <w:style w:type="paragraph" w:customStyle="1" w:styleId="xl101">
    <w:name w:val="xl10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16"/>
      <w:szCs w:val="16"/>
    </w:rPr>
  </w:style>
  <w:style w:type="paragraph" w:customStyle="1" w:styleId="xl102">
    <w:name w:val="xl102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</w:pPr>
    <w:rPr>
      <w:sz w:val="16"/>
      <w:szCs w:val="16"/>
    </w:rPr>
  </w:style>
  <w:style w:type="paragraph" w:customStyle="1" w:styleId="xl103">
    <w:name w:val="xl103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  <w:textAlignment w:val="center"/>
    </w:pPr>
    <w:rPr>
      <w:sz w:val="16"/>
      <w:szCs w:val="16"/>
    </w:rPr>
  </w:style>
  <w:style w:type="paragraph" w:customStyle="1" w:styleId="xl104">
    <w:name w:val="xl10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16"/>
      <w:szCs w:val="16"/>
    </w:rPr>
  </w:style>
  <w:style w:type="paragraph" w:customStyle="1" w:styleId="xl105">
    <w:name w:val="xl10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106">
    <w:name w:val="xl106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107">
    <w:name w:val="xl10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108">
    <w:name w:val="xl108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500" w:firstLine="1500"/>
    </w:pPr>
    <w:rPr>
      <w:sz w:val="16"/>
      <w:szCs w:val="16"/>
    </w:rPr>
  </w:style>
  <w:style w:type="paragraph" w:customStyle="1" w:styleId="xl109">
    <w:name w:val="xl109"/>
    <w:basedOn w:val="a5"/>
    <w:rsid w:val="007855B3"/>
    <w:pP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110">
    <w:name w:val="xl110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1">
    <w:name w:val="xl111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2">
    <w:name w:val="xl112"/>
    <w:basedOn w:val="a5"/>
    <w:rsid w:val="007855B3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113">
    <w:name w:val="xl113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4">
    <w:name w:val="xl114"/>
    <w:basedOn w:val="a5"/>
    <w:rsid w:val="007855B3"/>
    <w:pPr>
      <w:pBdr>
        <w:top w:val="single" w:sz="4" w:space="0" w:color="auto"/>
        <w:bottom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5">
    <w:name w:val="xl115"/>
    <w:basedOn w:val="a5"/>
    <w:rsid w:val="007855B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6">
    <w:name w:val="xl116"/>
    <w:basedOn w:val="a5"/>
    <w:rsid w:val="007855B3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xl117">
    <w:name w:val="xl117"/>
    <w:basedOn w:val="a5"/>
    <w:rsid w:val="007855B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font7">
    <w:name w:val="font7"/>
    <w:basedOn w:val="a5"/>
    <w:rsid w:val="007855B3"/>
    <w:pPr>
      <w:spacing w:before="100" w:beforeAutospacing="1" w:after="100" w:afterAutospacing="1"/>
    </w:pPr>
    <w:rPr>
      <w:sz w:val="14"/>
      <w:szCs w:val="14"/>
    </w:rPr>
  </w:style>
  <w:style w:type="paragraph" w:customStyle="1" w:styleId="font8">
    <w:name w:val="font8"/>
    <w:basedOn w:val="a5"/>
    <w:rsid w:val="007855B3"/>
    <w:pPr>
      <w:spacing w:before="100" w:beforeAutospacing="1" w:after="100" w:afterAutospacing="1"/>
    </w:pPr>
    <w:rPr>
      <w:sz w:val="14"/>
      <w:szCs w:val="14"/>
    </w:rPr>
  </w:style>
  <w:style w:type="numbering" w:customStyle="1" w:styleId="1">
    <w:name w:val="Стиль1"/>
    <w:uiPriority w:val="99"/>
    <w:rsid w:val="007855B3"/>
    <w:pPr>
      <w:numPr>
        <w:numId w:val="6"/>
      </w:numPr>
    </w:pPr>
  </w:style>
  <w:style w:type="paragraph" w:customStyle="1" w:styleId="headertext">
    <w:name w:val="headertext"/>
    <w:basedOn w:val="a5"/>
    <w:rsid w:val="007855B3"/>
    <w:pPr>
      <w:spacing w:before="100" w:beforeAutospacing="1" w:after="100" w:afterAutospacing="1"/>
    </w:pPr>
  </w:style>
  <w:style w:type="paragraph" w:styleId="42">
    <w:name w:val="toc 4"/>
    <w:basedOn w:val="a5"/>
    <w:next w:val="a5"/>
    <w:autoRedefine/>
    <w:unhideWhenUsed/>
    <w:rsid w:val="007855B3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5"/>
    <w:next w:val="a5"/>
    <w:autoRedefine/>
    <w:unhideWhenUsed/>
    <w:rsid w:val="007855B3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5"/>
    <w:next w:val="a5"/>
    <w:autoRedefine/>
    <w:unhideWhenUsed/>
    <w:rsid w:val="007855B3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5"/>
    <w:next w:val="a5"/>
    <w:autoRedefine/>
    <w:unhideWhenUsed/>
    <w:rsid w:val="007855B3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0">
    <w:name w:val="toc 8"/>
    <w:basedOn w:val="a5"/>
    <w:next w:val="a5"/>
    <w:autoRedefine/>
    <w:unhideWhenUsed/>
    <w:rsid w:val="007855B3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5"/>
    <w:next w:val="a5"/>
    <w:autoRedefine/>
    <w:unhideWhenUsed/>
    <w:rsid w:val="007855B3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241">
    <w:name w:val="Ур2(с 4.1)"/>
    <w:basedOn w:val="a5"/>
    <w:link w:val="2410"/>
    <w:rsid w:val="007855B3"/>
    <w:pPr>
      <w:numPr>
        <w:numId w:val="7"/>
      </w:numPr>
      <w:spacing w:before="60" w:after="60"/>
      <w:jc w:val="both"/>
    </w:pPr>
    <w:rPr>
      <w:sz w:val="26"/>
      <w:szCs w:val="26"/>
    </w:rPr>
  </w:style>
  <w:style w:type="character" w:customStyle="1" w:styleId="2410">
    <w:name w:val="Ур2(с 4.1) Знак"/>
    <w:link w:val="241"/>
    <w:locked/>
    <w:rsid w:val="007855B3"/>
    <w:rPr>
      <w:sz w:val="26"/>
      <w:szCs w:val="26"/>
    </w:rPr>
  </w:style>
  <w:style w:type="character" w:customStyle="1" w:styleId="32">
    <w:name w:val="Основной текст с отступом 3 Знак"/>
    <w:link w:val="31"/>
    <w:uiPriority w:val="99"/>
    <w:locked/>
    <w:rsid w:val="003C16CC"/>
    <w:rPr>
      <w:sz w:val="28"/>
      <w:szCs w:val="24"/>
    </w:rPr>
  </w:style>
  <w:style w:type="character" w:customStyle="1" w:styleId="aa">
    <w:name w:val="Основной текст с отступом Знак"/>
    <w:basedOn w:val="a6"/>
    <w:link w:val="a9"/>
    <w:rsid w:val="005922AC"/>
    <w:rPr>
      <w:sz w:val="28"/>
      <w:szCs w:val="24"/>
    </w:rPr>
  </w:style>
  <w:style w:type="paragraph" w:customStyle="1" w:styleId="130">
    <w:name w:val="Обычный + 13 пт"/>
    <w:aliases w:val="По ширине,Первая строка:  1.25 см"/>
    <w:basedOn w:val="a5"/>
    <w:link w:val="13125"/>
    <w:rsid w:val="00186412"/>
    <w:pPr>
      <w:ind w:firstLine="709"/>
      <w:jc w:val="both"/>
    </w:pPr>
    <w:rPr>
      <w:sz w:val="26"/>
      <w:szCs w:val="20"/>
    </w:rPr>
  </w:style>
  <w:style w:type="character" w:customStyle="1" w:styleId="13125">
    <w:name w:val="Обычный + 13 пт;По ширине;Первая строка:  1.25 см Знак Знак"/>
    <w:link w:val="130"/>
    <w:rsid w:val="00186412"/>
    <w:rPr>
      <w:sz w:val="26"/>
    </w:rPr>
  </w:style>
  <w:style w:type="paragraph" w:customStyle="1" w:styleId="afff2">
    <w:name w:val="Заголовок"/>
    <w:basedOn w:val="a5"/>
    <w:next w:val="ab"/>
    <w:rsid w:val="00186412"/>
    <w:pPr>
      <w:suppressAutoHyphens/>
      <w:jc w:val="center"/>
    </w:pPr>
    <w:rPr>
      <w:rFonts w:ascii="Garamond" w:hAnsi="Garamond" w:cs="Garamond"/>
      <w:sz w:val="28"/>
      <w:szCs w:val="20"/>
      <w:lang w:val="en-US" w:eastAsia="zh-CN"/>
    </w:rPr>
  </w:style>
  <w:style w:type="character" w:customStyle="1" w:styleId="Bodytext">
    <w:name w:val="Body text_"/>
    <w:link w:val="53"/>
    <w:locked/>
    <w:rsid w:val="00186412"/>
    <w:rPr>
      <w:sz w:val="25"/>
      <w:shd w:val="clear" w:color="auto" w:fill="FFFFFF"/>
    </w:rPr>
  </w:style>
  <w:style w:type="paragraph" w:customStyle="1" w:styleId="53">
    <w:name w:val="Основной текст5"/>
    <w:basedOn w:val="a5"/>
    <w:link w:val="Bodytext"/>
    <w:rsid w:val="00186412"/>
    <w:pPr>
      <w:shd w:val="clear" w:color="auto" w:fill="FFFFFF"/>
      <w:spacing w:after="1440" w:line="312" w:lineRule="exact"/>
      <w:jc w:val="center"/>
    </w:pPr>
    <w:rPr>
      <w:sz w:val="25"/>
      <w:szCs w:val="20"/>
      <w:shd w:val="clear" w:color="auto" w:fill="FFFFFF"/>
    </w:rPr>
  </w:style>
  <w:style w:type="paragraph" w:customStyle="1" w:styleId="ConsPlusCell">
    <w:name w:val="ConsPlusCell"/>
    <w:rsid w:val="00186412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25">
    <w:name w:val="Абзац списка2"/>
    <w:aliases w:val="ПАРАГРАФ"/>
    <w:basedOn w:val="a5"/>
    <w:link w:val="ListParagraphChar"/>
    <w:rsid w:val="00186412"/>
    <w:pPr>
      <w:spacing w:line="276" w:lineRule="auto"/>
      <w:ind w:left="720" w:firstLine="709"/>
      <w:contextualSpacing/>
      <w:jc w:val="both"/>
    </w:pPr>
    <w:rPr>
      <w:szCs w:val="20"/>
    </w:rPr>
  </w:style>
  <w:style w:type="character" w:customStyle="1" w:styleId="ListParagraphChar">
    <w:name w:val="List Paragraph Char"/>
    <w:aliases w:val="ПАРАГРАФ Char"/>
    <w:link w:val="25"/>
    <w:locked/>
    <w:rsid w:val="00186412"/>
    <w:rPr>
      <w:sz w:val="24"/>
    </w:rPr>
  </w:style>
  <w:style w:type="character" w:customStyle="1" w:styleId="60">
    <w:name w:val="Заголовок 6 Знак"/>
    <w:link w:val="6"/>
    <w:uiPriority w:val="9"/>
    <w:rsid w:val="00186412"/>
    <w:rPr>
      <w:b/>
      <w:bCs/>
      <w:sz w:val="28"/>
      <w:szCs w:val="24"/>
    </w:rPr>
  </w:style>
  <w:style w:type="character" w:customStyle="1" w:styleId="afa">
    <w:name w:val="Схема документа Знак"/>
    <w:link w:val="af9"/>
    <w:rsid w:val="00186412"/>
    <w:rPr>
      <w:rFonts w:ascii="Tahoma" w:hAnsi="Tahoma" w:cs="Tahoma"/>
      <w:shd w:val="clear" w:color="auto" w:fill="000080"/>
    </w:rPr>
  </w:style>
  <w:style w:type="numbering" w:styleId="111111">
    <w:name w:val="Outline List 2"/>
    <w:basedOn w:val="a8"/>
    <w:rsid w:val="00186412"/>
    <w:pPr>
      <w:numPr>
        <w:numId w:val="25"/>
      </w:numPr>
    </w:pPr>
  </w:style>
  <w:style w:type="paragraph" w:customStyle="1" w:styleId="26">
    <w:name w:val="Стиль2"/>
    <w:basedOn w:val="a5"/>
    <w:autoRedefine/>
    <w:rsid w:val="00186412"/>
    <w:pPr>
      <w:tabs>
        <w:tab w:val="num" w:pos="360"/>
      </w:tabs>
      <w:spacing w:before="240" w:after="240"/>
      <w:ind w:firstLine="567"/>
      <w:jc w:val="both"/>
      <w:outlineLvl w:val="1"/>
    </w:pPr>
    <w:rPr>
      <w:rFonts w:ascii="Arial" w:hAnsi="Arial"/>
      <w:b/>
      <w:sz w:val="28"/>
    </w:rPr>
  </w:style>
  <w:style w:type="paragraph" w:customStyle="1" w:styleId="36">
    <w:name w:val="Стиль3"/>
    <w:basedOn w:val="a5"/>
    <w:rsid w:val="00186412"/>
    <w:pPr>
      <w:spacing w:before="240" w:after="240"/>
      <w:ind w:firstLine="567"/>
      <w:jc w:val="both"/>
      <w:outlineLvl w:val="0"/>
    </w:pPr>
    <w:rPr>
      <w:rFonts w:ascii="Arial" w:hAnsi="Arial"/>
      <w:b/>
    </w:rPr>
  </w:style>
  <w:style w:type="paragraph" w:customStyle="1" w:styleId="4">
    <w:name w:val="Стиль4"/>
    <w:basedOn w:val="42"/>
    <w:rsid w:val="00186412"/>
    <w:pPr>
      <w:numPr>
        <w:numId w:val="26"/>
      </w:numPr>
      <w:spacing w:after="0" w:line="240" w:lineRule="auto"/>
    </w:pPr>
    <w:rPr>
      <w:rFonts w:ascii="Calibri" w:eastAsia="Times New Roman" w:hAnsi="Calibri" w:cs="Times New Roman"/>
      <w:b/>
      <w:sz w:val="20"/>
      <w:szCs w:val="20"/>
    </w:rPr>
  </w:style>
  <w:style w:type="paragraph" w:customStyle="1" w:styleId="54">
    <w:name w:val="Стиль5"/>
    <w:basedOn w:val="43"/>
    <w:rsid w:val="00186412"/>
    <w:pPr>
      <w:numPr>
        <w:numId w:val="0"/>
      </w:numPr>
      <w:tabs>
        <w:tab w:val="num" w:pos="360"/>
      </w:tabs>
      <w:ind w:left="2232" w:hanging="792"/>
    </w:pPr>
    <w:rPr>
      <w:b/>
    </w:rPr>
  </w:style>
  <w:style w:type="character" w:customStyle="1" w:styleId="17">
    <w:name w:val="Стиль1 Знак"/>
    <w:rsid w:val="00186412"/>
    <w:rPr>
      <w:rFonts w:ascii="Arial" w:hAnsi="Arial"/>
      <w:b/>
      <w:bCs/>
      <w:sz w:val="28"/>
      <w:szCs w:val="24"/>
      <w:lang w:val="x-none" w:eastAsia="x-none"/>
    </w:rPr>
  </w:style>
  <w:style w:type="paragraph" w:customStyle="1" w:styleId="SectionHeading">
    <w:name w:val="Section Heading"/>
    <w:basedOn w:val="a5"/>
    <w:rsid w:val="00186412"/>
    <w:pPr>
      <w:spacing w:before="240" w:after="240"/>
      <w:ind w:firstLine="567"/>
      <w:jc w:val="both"/>
    </w:pPr>
    <w:rPr>
      <w:rFonts w:ascii="Book Antiqua" w:hAnsi="Book Antiqua"/>
      <w:b/>
      <w:szCs w:val="20"/>
      <w:lang w:val="en-US" w:eastAsia="en-US"/>
    </w:rPr>
  </w:style>
  <w:style w:type="paragraph" w:customStyle="1" w:styleId="tableheading">
    <w:name w:val="table heading"/>
    <w:basedOn w:val="formtext-small"/>
    <w:rsid w:val="00186412"/>
    <w:pPr>
      <w:spacing w:before="60"/>
    </w:pPr>
    <w:rPr>
      <w:b/>
    </w:rPr>
  </w:style>
  <w:style w:type="paragraph" w:customStyle="1" w:styleId="formtext-small">
    <w:name w:val="form text - small"/>
    <w:basedOn w:val="a5"/>
    <w:rsid w:val="00186412"/>
    <w:pPr>
      <w:spacing w:before="240" w:after="240"/>
      <w:ind w:firstLine="567"/>
      <w:jc w:val="both"/>
    </w:pPr>
    <w:rPr>
      <w:rFonts w:ascii="Arial" w:hAnsi="Arial"/>
      <w:sz w:val="20"/>
      <w:szCs w:val="20"/>
      <w:lang w:val="en-US" w:eastAsia="en-US"/>
    </w:rPr>
  </w:style>
  <w:style w:type="paragraph" w:customStyle="1" w:styleId="31212">
    <w:name w:val="Стиль Стиль3 + Перед:  12 пт После:  12 пт"/>
    <w:basedOn w:val="36"/>
    <w:rsid w:val="00186412"/>
    <w:rPr>
      <w:szCs w:val="20"/>
    </w:rPr>
  </w:style>
  <w:style w:type="paragraph" w:styleId="44">
    <w:name w:val="List Continue 4"/>
    <w:basedOn w:val="a5"/>
    <w:rsid w:val="00186412"/>
    <w:pPr>
      <w:spacing w:before="240" w:after="120"/>
      <w:ind w:left="1132" w:firstLine="567"/>
      <w:jc w:val="both"/>
    </w:pPr>
    <w:rPr>
      <w:rFonts w:ascii="Arial" w:hAnsi="Arial"/>
    </w:rPr>
  </w:style>
  <w:style w:type="paragraph" w:styleId="45">
    <w:name w:val="List 4"/>
    <w:basedOn w:val="a5"/>
    <w:rsid w:val="00186412"/>
    <w:pPr>
      <w:spacing w:before="240" w:after="240"/>
      <w:ind w:left="1132" w:hanging="283"/>
      <w:jc w:val="both"/>
    </w:pPr>
    <w:rPr>
      <w:rFonts w:ascii="Arial" w:hAnsi="Arial"/>
    </w:rPr>
  </w:style>
  <w:style w:type="character" w:customStyle="1" w:styleId="af8">
    <w:name w:val="Подзаголовок Знак"/>
    <w:link w:val="af7"/>
    <w:rsid w:val="00186412"/>
    <w:rPr>
      <w:sz w:val="26"/>
    </w:rPr>
  </w:style>
  <w:style w:type="paragraph" w:customStyle="1" w:styleId="312121">
    <w:name w:val="Стиль Стиль3 + Перед:  12 пт После:  12 пт1"/>
    <w:basedOn w:val="36"/>
    <w:rsid w:val="00186412"/>
    <w:rPr>
      <w:szCs w:val="20"/>
    </w:rPr>
  </w:style>
  <w:style w:type="paragraph" w:customStyle="1" w:styleId="312122">
    <w:name w:val="Стиль Стиль3 + Перед:  12 пт После:  12 пт2"/>
    <w:basedOn w:val="36"/>
    <w:rsid w:val="00186412"/>
    <w:rPr>
      <w:b w:val="0"/>
      <w:szCs w:val="20"/>
    </w:rPr>
  </w:style>
  <w:style w:type="paragraph" w:customStyle="1" w:styleId="312120">
    <w:name w:val="Стиль Стиль3 + не полужирный Перед:  12 пт После:  12 пт"/>
    <w:basedOn w:val="36"/>
    <w:rsid w:val="00186412"/>
    <w:rPr>
      <w:b w:val="0"/>
      <w:szCs w:val="20"/>
    </w:rPr>
  </w:style>
  <w:style w:type="paragraph" w:customStyle="1" w:styleId="11212">
    <w:name w:val="Стиль Стиль1 + Перед:  12 пт После:  12 пт"/>
    <w:rsid w:val="00186412"/>
    <w:pPr>
      <w:tabs>
        <w:tab w:val="num" w:pos="0"/>
      </w:tabs>
      <w:spacing w:before="240" w:after="240"/>
      <w:ind w:left="357" w:hanging="357"/>
      <w:jc w:val="both"/>
      <w:outlineLvl w:val="0"/>
    </w:pPr>
    <w:rPr>
      <w:rFonts w:ascii="Arial" w:hAnsi="Arial"/>
      <w:b/>
      <w:bCs/>
      <w:sz w:val="32"/>
      <w:lang w:val="x-none" w:eastAsia="x-none"/>
    </w:rPr>
  </w:style>
  <w:style w:type="paragraph" w:customStyle="1" w:styleId="43">
    <w:name w:val="Стиль Стиль4 + полужирный"/>
    <w:basedOn w:val="4"/>
    <w:rsid w:val="00186412"/>
    <w:pPr>
      <w:tabs>
        <w:tab w:val="left" w:pos="0"/>
      </w:tabs>
      <w:ind w:left="0"/>
    </w:pPr>
    <w:rPr>
      <w:b w:val="0"/>
    </w:rPr>
  </w:style>
  <w:style w:type="character" w:customStyle="1" w:styleId="20">
    <w:name w:val="Заголовок 2 Знак"/>
    <w:link w:val="2"/>
    <w:uiPriority w:val="9"/>
    <w:rsid w:val="00186412"/>
    <w:rPr>
      <w:sz w:val="28"/>
      <w:szCs w:val="24"/>
    </w:rPr>
  </w:style>
  <w:style w:type="character" w:customStyle="1" w:styleId="41">
    <w:name w:val="Заголовок 4 Знак"/>
    <w:link w:val="40"/>
    <w:rsid w:val="00186412"/>
    <w:rPr>
      <w:sz w:val="28"/>
      <w:szCs w:val="24"/>
    </w:rPr>
  </w:style>
  <w:style w:type="paragraph" w:customStyle="1" w:styleId="1TimesNewRoman">
    <w:name w:val="Стиль Заголовок 1 + Times New Roman По ширине"/>
    <w:basedOn w:val="10"/>
    <w:rsid w:val="00186412"/>
    <w:pPr>
      <w:tabs>
        <w:tab w:val="clear" w:pos="0"/>
        <w:tab w:val="num" w:pos="360"/>
      </w:tabs>
      <w:spacing w:before="240" w:after="60"/>
      <w:ind w:left="360" w:hanging="360"/>
      <w:jc w:val="both"/>
    </w:pPr>
    <w:rPr>
      <w:b/>
      <w:bCs/>
      <w:kern w:val="32"/>
      <w:sz w:val="36"/>
      <w:szCs w:val="20"/>
    </w:rPr>
  </w:style>
  <w:style w:type="paragraph" w:customStyle="1" w:styleId="2TimesNewRoman0">
    <w:name w:val="Стиль Заголовок 2 + Times New Roman По ширине"/>
    <w:basedOn w:val="2"/>
    <w:rsid w:val="00186412"/>
    <w:pPr>
      <w:numPr>
        <w:ilvl w:val="1"/>
      </w:numPr>
      <w:tabs>
        <w:tab w:val="num" w:pos="432"/>
      </w:tabs>
      <w:spacing w:before="240" w:after="60"/>
      <w:ind w:left="432" w:hanging="432"/>
      <w:jc w:val="both"/>
    </w:pPr>
    <w:rPr>
      <w:b/>
      <w:bCs/>
      <w:iCs/>
      <w:sz w:val="32"/>
      <w:szCs w:val="20"/>
      <w:lang w:val="x-none" w:eastAsia="x-none"/>
    </w:rPr>
  </w:style>
  <w:style w:type="paragraph" w:customStyle="1" w:styleId="1TimesNewRoman1">
    <w:name w:val="Стиль Заголовок 1 + Times New Roman По ширине1"/>
    <w:basedOn w:val="10"/>
    <w:rsid w:val="00186412"/>
    <w:pPr>
      <w:tabs>
        <w:tab w:val="clear" w:pos="0"/>
        <w:tab w:val="num" w:pos="360"/>
      </w:tabs>
      <w:spacing w:before="240" w:after="60"/>
      <w:ind w:left="360" w:hanging="360"/>
      <w:jc w:val="both"/>
    </w:pPr>
    <w:rPr>
      <w:b/>
      <w:bCs/>
      <w:kern w:val="32"/>
      <w:sz w:val="36"/>
      <w:szCs w:val="20"/>
    </w:rPr>
  </w:style>
  <w:style w:type="paragraph" w:customStyle="1" w:styleId="3TimesNewRoman">
    <w:name w:val="Стиль Заголовок 3 + Times New Roman По ширине"/>
    <w:basedOn w:val="3"/>
    <w:rsid w:val="00186412"/>
    <w:pPr>
      <w:numPr>
        <w:ilvl w:val="2"/>
      </w:numPr>
      <w:tabs>
        <w:tab w:val="clear" w:pos="3402"/>
        <w:tab w:val="clear" w:pos="4111"/>
        <w:tab w:val="clear" w:pos="4820"/>
        <w:tab w:val="clear" w:pos="8364"/>
        <w:tab w:val="num" w:pos="1440"/>
      </w:tabs>
      <w:spacing w:before="240" w:after="60"/>
      <w:ind w:left="1224" w:hanging="504"/>
      <w:jc w:val="both"/>
    </w:pPr>
    <w:rPr>
      <w:bCs/>
      <w:sz w:val="28"/>
      <w:szCs w:val="20"/>
    </w:rPr>
  </w:style>
  <w:style w:type="paragraph" w:customStyle="1" w:styleId="46">
    <w:name w:val="Стиль Заголовок 4 + По ширине"/>
    <w:basedOn w:val="40"/>
    <w:rsid w:val="00186412"/>
    <w:pPr>
      <w:numPr>
        <w:ilvl w:val="3"/>
      </w:numPr>
      <w:tabs>
        <w:tab w:val="clear" w:pos="3402"/>
        <w:tab w:val="clear" w:pos="4111"/>
        <w:tab w:val="clear" w:pos="4820"/>
        <w:tab w:val="clear" w:pos="8364"/>
        <w:tab w:val="num" w:pos="2160"/>
      </w:tabs>
      <w:spacing w:before="240" w:after="60"/>
      <w:ind w:left="1728" w:hanging="648"/>
      <w:jc w:val="both"/>
    </w:pPr>
    <w:rPr>
      <w:rFonts w:ascii="Arial" w:hAnsi="Arial"/>
      <w:b/>
      <w:bCs/>
      <w:sz w:val="26"/>
      <w:szCs w:val="20"/>
      <w:lang w:val="x-none" w:eastAsia="x-none"/>
    </w:rPr>
  </w:style>
  <w:style w:type="paragraph" w:customStyle="1" w:styleId="55">
    <w:name w:val="Стиль Заголовок 5 + По ширине"/>
    <w:basedOn w:val="5"/>
    <w:rsid w:val="00186412"/>
    <w:pPr>
      <w:keepNext w:val="0"/>
      <w:numPr>
        <w:ilvl w:val="4"/>
      </w:numPr>
      <w:tabs>
        <w:tab w:val="clear" w:pos="3402"/>
        <w:tab w:val="clear" w:pos="4111"/>
        <w:tab w:val="clear" w:pos="4820"/>
        <w:tab w:val="clear" w:pos="8364"/>
        <w:tab w:val="num" w:pos="2520"/>
      </w:tabs>
      <w:spacing w:before="240" w:after="60"/>
      <w:ind w:left="2232" w:hanging="792"/>
      <w:jc w:val="both"/>
    </w:pPr>
    <w:rPr>
      <w:rFonts w:ascii="Arial" w:hAnsi="Arial"/>
      <w:iCs/>
      <w:sz w:val="24"/>
      <w:szCs w:val="20"/>
    </w:rPr>
  </w:style>
  <w:style w:type="paragraph" w:customStyle="1" w:styleId="xl47">
    <w:name w:val="xl47"/>
    <w:basedOn w:val="a5"/>
    <w:rsid w:val="0018641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DefaultParagraphFontParaCharChar">
    <w:name w:val="Default Paragraph Font Para Char Char Знак Знак Знак Знак"/>
    <w:basedOn w:val="a5"/>
    <w:rsid w:val="00186412"/>
    <w:pPr>
      <w:spacing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81">
    <w:name w:val="Стиль8"/>
    <w:basedOn w:val="a5"/>
    <w:rsid w:val="00186412"/>
    <w:pPr>
      <w:ind w:left="1080"/>
      <w:jc w:val="both"/>
    </w:pPr>
    <w:rPr>
      <w:rFonts w:ascii="Arial" w:hAnsi="Arial"/>
    </w:rPr>
  </w:style>
  <w:style w:type="character" w:styleId="afff3">
    <w:name w:val="Emphasis"/>
    <w:qFormat/>
    <w:rsid w:val="00186412"/>
    <w:rPr>
      <w:i/>
      <w:iCs/>
    </w:rPr>
  </w:style>
  <w:style w:type="character" w:customStyle="1" w:styleId="mw-headline">
    <w:name w:val="mw-headline"/>
    <w:rsid w:val="00186412"/>
  </w:style>
  <w:style w:type="character" w:customStyle="1" w:styleId="editsection">
    <w:name w:val="editsection"/>
    <w:rsid w:val="00186412"/>
  </w:style>
  <w:style w:type="numbering" w:customStyle="1" w:styleId="27">
    <w:name w:val="Нет списка2"/>
    <w:next w:val="a8"/>
    <w:semiHidden/>
    <w:rsid w:val="00186412"/>
  </w:style>
  <w:style w:type="numbering" w:customStyle="1" w:styleId="1111111">
    <w:name w:val="1 / 1.1 / 1.1.11"/>
    <w:basedOn w:val="a8"/>
    <w:next w:val="111111"/>
    <w:rsid w:val="00186412"/>
    <w:pPr>
      <w:numPr>
        <w:numId w:val="23"/>
      </w:numPr>
    </w:pPr>
  </w:style>
  <w:style w:type="table" w:customStyle="1" w:styleId="18">
    <w:name w:val="Сетка таблицы1"/>
    <w:basedOn w:val="a7"/>
    <w:next w:val="af5"/>
    <w:rsid w:val="00186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7"/>
    <w:next w:val="af5"/>
    <w:rsid w:val="00186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Абзац списка Знак"/>
    <w:link w:val="aff3"/>
    <w:uiPriority w:val="34"/>
    <w:rsid w:val="00186412"/>
    <w:rPr>
      <w:sz w:val="24"/>
      <w:szCs w:val="24"/>
    </w:rPr>
  </w:style>
  <w:style w:type="table" w:customStyle="1" w:styleId="37">
    <w:name w:val="Сетка таблицы3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">
    <w:name w:val="Сетка таблицы4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">
    <w:name w:val="Сетка таблицы5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Сетка таблицы6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.1"/>
    <w:basedOn w:val="a5"/>
    <w:link w:val="110"/>
    <w:qFormat/>
    <w:rsid w:val="00186412"/>
    <w:pPr>
      <w:numPr>
        <w:numId w:val="24"/>
      </w:numPr>
      <w:tabs>
        <w:tab w:val="left" w:pos="-360"/>
        <w:tab w:val="left" w:pos="-180"/>
        <w:tab w:val="left" w:pos="1440"/>
        <w:tab w:val="left" w:pos="4111"/>
        <w:tab w:val="left" w:pos="4820"/>
        <w:tab w:val="left" w:pos="8364"/>
      </w:tabs>
      <w:spacing w:line="235" w:lineRule="auto"/>
    </w:pPr>
    <w:rPr>
      <w:b/>
      <w:sz w:val="28"/>
      <w:szCs w:val="28"/>
    </w:rPr>
  </w:style>
  <w:style w:type="paragraph" w:customStyle="1" w:styleId="111">
    <w:name w:val="Заголовок 1.1.1."/>
    <w:basedOn w:val="a5"/>
    <w:link w:val="1110"/>
    <w:qFormat/>
    <w:rsid w:val="00186412"/>
    <w:pPr>
      <w:tabs>
        <w:tab w:val="left" w:pos="0"/>
      </w:tabs>
      <w:spacing w:line="235" w:lineRule="auto"/>
      <w:jc w:val="both"/>
    </w:pPr>
    <w:rPr>
      <w:b/>
      <w:sz w:val="26"/>
      <w:szCs w:val="26"/>
    </w:rPr>
  </w:style>
  <w:style w:type="character" w:customStyle="1" w:styleId="110">
    <w:name w:val="Заголовок 1.1 Знак"/>
    <w:link w:val="11"/>
    <w:rsid w:val="00186412"/>
    <w:rPr>
      <w:b/>
      <w:sz w:val="28"/>
      <w:szCs w:val="28"/>
    </w:rPr>
  </w:style>
  <w:style w:type="character" w:customStyle="1" w:styleId="12">
    <w:name w:val="Заголовок 1 Знак"/>
    <w:link w:val="10"/>
    <w:uiPriority w:val="9"/>
    <w:rsid w:val="00186412"/>
    <w:rPr>
      <w:sz w:val="28"/>
      <w:szCs w:val="24"/>
    </w:rPr>
  </w:style>
  <w:style w:type="character" w:customStyle="1" w:styleId="1110">
    <w:name w:val="Заголовок 1.1.1. Знак"/>
    <w:link w:val="111"/>
    <w:rsid w:val="00186412"/>
    <w:rPr>
      <w:b/>
      <w:sz w:val="26"/>
      <w:szCs w:val="26"/>
    </w:rPr>
  </w:style>
  <w:style w:type="character" w:customStyle="1" w:styleId="70">
    <w:name w:val="Заголовок 7 Знак"/>
    <w:link w:val="7"/>
    <w:uiPriority w:val="9"/>
    <w:rsid w:val="00186412"/>
    <w:rPr>
      <w:sz w:val="28"/>
      <w:szCs w:val="24"/>
      <w:lang w:val="en-US"/>
    </w:rPr>
  </w:style>
  <w:style w:type="character" w:customStyle="1" w:styleId="90">
    <w:name w:val="Заголовок 9 Знак"/>
    <w:link w:val="9"/>
    <w:uiPriority w:val="9"/>
    <w:rsid w:val="00186412"/>
    <w:rPr>
      <w:sz w:val="28"/>
      <w:szCs w:val="24"/>
    </w:rPr>
  </w:style>
  <w:style w:type="table" w:customStyle="1" w:styleId="72">
    <w:name w:val="Сетка таблицы7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Сетка таблицы8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">
    <w:name w:val="Сетка таблицы9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NumberNormal">
    <w:name w:val="NoNumberNormal"/>
    <w:uiPriority w:val="99"/>
    <w:rsid w:val="00186412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table" w:customStyle="1" w:styleId="120">
    <w:name w:val="Сетка таблицы12"/>
    <w:basedOn w:val="a7"/>
    <w:next w:val="af5"/>
    <w:uiPriority w:val="59"/>
    <w:rsid w:val="001864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5"/>
    <w:link w:val="HTML0"/>
    <w:rsid w:val="00186412"/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rsid w:val="00186412"/>
    <w:rPr>
      <w:rFonts w:ascii="Courier New" w:hAnsi="Courier New" w:cs="Courier New"/>
    </w:rPr>
  </w:style>
  <w:style w:type="paragraph" w:styleId="afff4">
    <w:name w:val="endnote text"/>
    <w:basedOn w:val="a5"/>
    <w:link w:val="afff5"/>
    <w:rsid w:val="008D1161"/>
    <w:rPr>
      <w:sz w:val="20"/>
      <w:szCs w:val="20"/>
    </w:rPr>
  </w:style>
  <w:style w:type="character" w:customStyle="1" w:styleId="afff5">
    <w:name w:val="Текст концевой сноски Знак"/>
    <w:basedOn w:val="a6"/>
    <w:link w:val="afff4"/>
    <w:rsid w:val="008D1161"/>
  </w:style>
  <w:style w:type="character" w:styleId="afff6">
    <w:name w:val="endnote reference"/>
    <w:basedOn w:val="a6"/>
    <w:rsid w:val="008D1161"/>
    <w:rPr>
      <w:vertAlign w:val="superscript"/>
    </w:rPr>
  </w:style>
  <w:style w:type="character" w:customStyle="1" w:styleId="30">
    <w:name w:val="Заголовок 3 Знак"/>
    <w:basedOn w:val="a6"/>
    <w:link w:val="3"/>
    <w:uiPriority w:val="9"/>
    <w:rsid w:val="00124181"/>
    <w:rPr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8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header" Target="header4.xml"/><Relationship Id="rId28" Type="http://schemas.openxmlformats.org/officeDocument/2006/relationships/image" Target="media/image9.emf"/><Relationship Id="rId10" Type="http://schemas.openxmlformats.org/officeDocument/2006/relationships/header" Target="header2.xml"/><Relationship Id="rId19" Type="http://schemas.openxmlformats.org/officeDocument/2006/relationships/image" Target="media/image6.wmf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header" Target="header3.xml"/><Relationship Id="rId27" Type="http://schemas.openxmlformats.org/officeDocument/2006/relationships/header" Target="header5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91BD08-AECE-458E-985C-D5F6B22A6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16710</Words>
  <Characters>95247</Characters>
  <Application>Microsoft Office Word</Application>
  <DocSecurity>0</DocSecurity>
  <Lines>793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СТП 046-05-01-2001</vt:lpstr>
    </vt:vector>
  </TitlesOfParts>
  <Company>ALMAZ-ANTEY</Company>
  <LinksUpToDate>false</LinksUpToDate>
  <CharactersWithSpaces>111734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СТП 046-05-01-2001</dc:title>
  <dc:creator>Администратор</dc:creator>
  <cp:lastModifiedBy>itsupport</cp:lastModifiedBy>
  <cp:revision>6</cp:revision>
  <cp:lastPrinted>2018-07-11T08:44:00Z</cp:lastPrinted>
  <dcterms:created xsi:type="dcterms:W3CDTF">2019-06-10T14:29:00Z</dcterms:created>
  <dcterms:modified xsi:type="dcterms:W3CDTF">2019-07-11T09:00:00Z</dcterms:modified>
</cp:coreProperties>
</file>