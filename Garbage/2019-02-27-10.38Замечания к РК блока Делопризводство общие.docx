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7DE2" w:rsidRPr="002647E3" w:rsidRDefault="00777DE2">
      <w:pPr>
        <w:rPr>
          <w:b/>
          <w:sz w:val="24"/>
          <w:szCs w:val="24"/>
        </w:rPr>
      </w:pPr>
      <w:r w:rsidRPr="002647E3">
        <w:rPr>
          <w:b/>
          <w:sz w:val="24"/>
          <w:szCs w:val="24"/>
        </w:rPr>
        <w:t xml:space="preserve">Замечания к РК блока </w:t>
      </w:r>
      <w:r w:rsidR="002647E3">
        <w:rPr>
          <w:b/>
          <w:sz w:val="24"/>
          <w:szCs w:val="24"/>
        </w:rPr>
        <w:t>«</w:t>
      </w:r>
      <w:r w:rsidR="001864CB" w:rsidRPr="002647E3">
        <w:rPr>
          <w:b/>
          <w:sz w:val="24"/>
          <w:szCs w:val="24"/>
        </w:rPr>
        <w:t>Делопроизводство</w:t>
      </w:r>
      <w:r w:rsidR="002647E3">
        <w:rPr>
          <w:b/>
          <w:sz w:val="24"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4"/>
        <w:gridCol w:w="7512"/>
        <w:gridCol w:w="2410"/>
        <w:gridCol w:w="4613"/>
        <w:tblGridChange w:id="0">
          <w:tblGrid>
            <w:gridCol w:w="534"/>
            <w:gridCol w:w="7512"/>
            <w:gridCol w:w="2410"/>
            <w:gridCol w:w="4613"/>
          </w:tblGrid>
        </w:tblGridChange>
      </w:tblGrid>
      <w:tr w:rsidR="001A1F7E" w:rsidRPr="008B7B57" w:rsidTr="003D098E">
        <w:tc>
          <w:tcPr>
            <w:tcW w:w="534" w:type="dxa"/>
          </w:tcPr>
          <w:p w:rsidR="001A1F7E" w:rsidRPr="008B7B57" w:rsidRDefault="001A1F7E" w:rsidP="001A1F7E">
            <w:pPr>
              <w:rPr>
                <w:b/>
              </w:rPr>
            </w:pPr>
            <w:r w:rsidRPr="008B7B57">
              <w:rPr>
                <w:b/>
              </w:rPr>
              <w:t>№</w:t>
            </w:r>
          </w:p>
        </w:tc>
        <w:tc>
          <w:tcPr>
            <w:tcW w:w="9922" w:type="dxa"/>
            <w:gridSpan w:val="2"/>
          </w:tcPr>
          <w:p w:rsidR="001A1F7E" w:rsidRPr="008B7B57" w:rsidRDefault="001A1F7E" w:rsidP="007D6F49">
            <w:pPr>
              <w:jc w:val="both"/>
              <w:rPr>
                <w:b/>
              </w:rPr>
            </w:pPr>
            <w:r w:rsidRPr="008B7B57">
              <w:rPr>
                <w:b/>
              </w:rPr>
              <w:t>Общие замечания</w:t>
            </w:r>
            <w:r w:rsidR="00E3650E" w:rsidRPr="008B7B57">
              <w:rPr>
                <w:b/>
              </w:rPr>
              <w:t>/предложения</w:t>
            </w:r>
          </w:p>
        </w:tc>
        <w:tc>
          <w:tcPr>
            <w:tcW w:w="4613" w:type="dxa"/>
          </w:tcPr>
          <w:p w:rsidR="001A1F7E" w:rsidRPr="008B7B57" w:rsidRDefault="001A1F7E" w:rsidP="007D6F49">
            <w:pPr>
              <w:jc w:val="both"/>
              <w:rPr>
                <w:b/>
              </w:rPr>
            </w:pPr>
            <w:r w:rsidRPr="008B7B57">
              <w:rPr>
                <w:b/>
              </w:rPr>
              <w:t>Комментарий</w:t>
            </w:r>
          </w:p>
        </w:tc>
      </w:tr>
      <w:tr w:rsidR="001A1F7E" w:rsidTr="00AC7DE9">
        <w:tblPrEx>
          <w:tblW w:w="0" w:type="auto"/>
          <w:tblPrExChange w:id="1" w:author="Окольцина Оксана Анатольевна" w:date="2018-04-09T11:23:00Z">
            <w:tblPrEx>
              <w:tblW w:w="0" w:type="auto"/>
            </w:tblPrEx>
          </w:tblPrExChange>
        </w:tblPrEx>
        <w:tc>
          <w:tcPr>
            <w:tcW w:w="534" w:type="dxa"/>
            <w:tcPrChange w:id="2" w:author="Окольцина Оксана Анатольевна" w:date="2018-04-09T11:23:00Z">
              <w:tcPr>
                <w:tcW w:w="534" w:type="dxa"/>
              </w:tcPr>
            </w:tcPrChange>
          </w:tcPr>
          <w:p w:rsidR="001A1F7E" w:rsidRDefault="001A1F7E" w:rsidP="001A1F7E">
            <w:pPr>
              <w:pStyle w:val="a6"/>
              <w:numPr>
                <w:ilvl w:val="0"/>
                <w:numId w:val="4"/>
              </w:numPr>
            </w:pPr>
          </w:p>
        </w:tc>
        <w:tc>
          <w:tcPr>
            <w:tcW w:w="9922" w:type="dxa"/>
            <w:gridSpan w:val="2"/>
            <w:tcPrChange w:id="3" w:author="Окольцина Оксана Анатольевна" w:date="2018-04-09T11:23:00Z">
              <w:tcPr>
                <w:tcW w:w="9922" w:type="dxa"/>
                <w:gridSpan w:val="2"/>
              </w:tcPr>
            </w:tcPrChange>
          </w:tcPr>
          <w:p w:rsidR="00D33099" w:rsidRDefault="006C10BA" w:rsidP="007D6F49">
            <w:pPr>
              <w:jc w:val="both"/>
            </w:pPr>
            <w:r>
              <w:t>Оптимизировать количество видов РК</w:t>
            </w:r>
            <w:r w:rsidR="004E56EC">
              <w:t xml:space="preserve"> (кроме вхо</w:t>
            </w:r>
            <w:r w:rsidR="00C93705">
              <w:t>д</w:t>
            </w:r>
            <w:r w:rsidR="004E56EC">
              <w:t>ящих)</w:t>
            </w:r>
            <w:r w:rsidR="00D33099">
              <w:t>:</w:t>
            </w:r>
          </w:p>
          <w:p w:rsidR="004E56EC" w:rsidRDefault="00C81E9F" w:rsidP="004E56EC">
            <w:pPr>
              <w:jc w:val="both"/>
            </w:pPr>
            <w:proofErr w:type="gramStart"/>
            <w:r w:rsidRPr="00C81E9F">
              <w:rPr>
                <w:b/>
              </w:rPr>
              <w:t>Исходящий документ</w:t>
            </w:r>
            <w:r>
              <w:t xml:space="preserve"> (с выбором в РК </w:t>
            </w:r>
            <w:r w:rsidRPr="006C10BA">
              <w:rPr>
                <w:b/>
              </w:rPr>
              <w:t>вида документа</w:t>
            </w:r>
            <w:r>
              <w:rPr>
                <w:b/>
              </w:rPr>
              <w:t>:</w:t>
            </w:r>
            <w:r>
              <w:t xml:space="preserve"> </w:t>
            </w:r>
            <w:r w:rsidR="00D33099">
              <w:t xml:space="preserve">исх. </w:t>
            </w:r>
            <w:r>
              <w:t>П</w:t>
            </w:r>
            <w:r w:rsidR="00D33099">
              <w:t>исьмо</w:t>
            </w:r>
            <w:r>
              <w:t xml:space="preserve">, </w:t>
            </w:r>
            <w:r w:rsidR="00D33099">
              <w:t xml:space="preserve"> </w:t>
            </w:r>
            <w:r>
              <w:t xml:space="preserve">исх. </w:t>
            </w:r>
            <w:r w:rsidR="00D33099">
              <w:t xml:space="preserve">ДСП, </w:t>
            </w:r>
            <w:r>
              <w:t xml:space="preserve">исх. КТ и </w:t>
            </w:r>
            <w:r w:rsidR="00D33099">
              <w:t xml:space="preserve">т.д.), </w:t>
            </w:r>
            <w:commentRangeStart w:id="4"/>
            <w:r w:rsidR="004E56EC" w:rsidRPr="00634C15">
              <w:rPr>
                <w:b/>
              </w:rPr>
              <w:t>Внутренний документ</w:t>
            </w:r>
            <w:r w:rsidR="004E56EC">
              <w:t xml:space="preserve"> </w:t>
            </w:r>
            <w:commentRangeEnd w:id="4"/>
            <w:r w:rsidR="00BD75F8">
              <w:rPr>
                <w:rStyle w:val="aa"/>
              </w:rPr>
              <w:commentReference w:id="4"/>
            </w:r>
            <w:r w:rsidR="004E56EC">
              <w:t xml:space="preserve">(с выбором в РК </w:t>
            </w:r>
            <w:r w:rsidR="004E56EC" w:rsidRPr="006C10BA">
              <w:rPr>
                <w:b/>
              </w:rPr>
              <w:t>вида документа</w:t>
            </w:r>
            <w:r w:rsidR="004E56EC">
              <w:rPr>
                <w:b/>
              </w:rPr>
              <w:t>:</w:t>
            </w:r>
            <w:proofErr w:type="gramEnd"/>
            <w:r w:rsidR="004E56EC">
              <w:t xml:space="preserve"> </w:t>
            </w:r>
            <w:proofErr w:type="gramStart"/>
            <w:r w:rsidR="004E56EC">
              <w:t>СЗ, ДЗ, ТЗ, поручение и т.д.</w:t>
            </w:r>
            <w:ins w:id="5" w:author="Окольцина Оксана Анатольевна" w:date="2018-04-06T16:03:00Z">
              <w:r w:rsidR="001B2992">
                <w:t>)</w:t>
              </w:r>
            </w:ins>
            <w:proofErr w:type="gramEnd"/>
          </w:p>
          <w:p w:rsidR="004E56EC" w:rsidRDefault="004E56EC" w:rsidP="004E56EC">
            <w:pPr>
              <w:jc w:val="both"/>
            </w:pPr>
            <w:r w:rsidRPr="00634C15">
              <w:rPr>
                <w:b/>
              </w:rPr>
              <w:t>Внутренний ОРД</w:t>
            </w:r>
            <w:r>
              <w:t xml:space="preserve"> (с выбором в РК </w:t>
            </w:r>
            <w:r w:rsidRPr="006C10BA">
              <w:rPr>
                <w:b/>
              </w:rPr>
              <w:t>вида документа</w:t>
            </w:r>
            <w:r>
              <w:rPr>
                <w:b/>
              </w:rPr>
              <w:t>:</w:t>
            </w:r>
            <w:r>
              <w:t xml:space="preserve"> приказ, указание, распоряжение)</w:t>
            </w:r>
          </w:p>
          <w:p w:rsidR="004E56EC" w:rsidRDefault="00C81E9F" w:rsidP="004E56EC">
            <w:pPr>
              <w:jc w:val="both"/>
            </w:pPr>
            <w:proofErr w:type="gramStart"/>
            <w:r w:rsidRPr="00C81E9F">
              <w:rPr>
                <w:b/>
              </w:rPr>
              <w:t>Протоколы совещаний</w:t>
            </w:r>
            <w:r>
              <w:t xml:space="preserve"> (с выбором в РК </w:t>
            </w:r>
            <w:r w:rsidRPr="006C10BA">
              <w:rPr>
                <w:b/>
              </w:rPr>
              <w:t>вида документа</w:t>
            </w:r>
            <w:r>
              <w:rPr>
                <w:b/>
              </w:rPr>
              <w:t>:</w:t>
            </w:r>
            <w:r>
              <w:t xml:space="preserve"> п</w:t>
            </w:r>
            <w:r w:rsidR="00D33099">
              <w:t>ротокол</w:t>
            </w:r>
            <w:r>
              <w:t xml:space="preserve"> </w:t>
            </w:r>
            <w:r w:rsidR="00D33099">
              <w:t xml:space="preserve">ГД, </w:t>
            </w:r>
            <w:r>
              <w:t xml:space="preserve">протокол </w:t>
            </w:r>
            <w:r w:rsidR="00D33099">
              <w:t xml:space="preserve">ЗГД, </w:t>
            </w:r>
            <w:r>
              <w:t xml:space="preserve">протокол </w:t>
            </w:r>
            <w:r w:rsidR="00D33099">
              <w:t>РГ</w:t>
            </w:r>
            <w:r w:rsidR="0091197F">
              <w:t>, протокол заседания совета директоров</w:t>
            </w:r>
            <w:r w:rsidR="004E56EC">
              <w:t>.</w:t>
            </w:r>
            <w:proofErr w:type="gramEnd"/>
          </w:p>
          <w:p w:rsidR="001A1F7E" w:rsidRPr="006C10BA" w:rsidRDefault="004E56EC" w:rsidP="00295451">
            <w:pPr>
              <w:jc w:val="both"/>
            </w:pPr>
            <w:r>
              <w:t xml:space="preserve">Если для РК Протокола совета Директоров/Правления необходимы </w:t>
            </w:r>
            <w:r w:rsidR="00794B3A">
              <w:t>дополнительны</w:t>
            </w:r>
            <w:r>
              <w:t>е</w:t>
            </w:r>
            <w:r w:rsidR="00794B3A">
              <w:t xml:space="preserve"> пол</w:t>
            </w:r>
            <w:r>
              <w:t xml:space="preserve">я, включить в состав РК Протокола в скрытом виде, при выборе вида документа Протокол </w:t>
            </w:r>
            <w:commentRangeStart w:id="6"/>
            <w:r>
              <w:t>СД</w:t>
            </w:r>
            <w:commentRangeEnd w:id="6"/>
            <w:r w:rsidR="0047300D">
              <w:rPr>
                <w:rStyle w:val="aa"/>
              </w:rPr>
              <w:commentReference w:id="6"/>
            </w:r>
            <w:r>
              <w:t xml:space="preserve"> отображать скрытые поля.</w:t>
            </w:r>
          </w:p>
        </w:tc>
        <w:tc>
          <w:tcPr>
            <w:tcW w:w="4613" w:type="dxa"/>
            <w:shd w:val="clear" w:color="auto" w:fill="FBD4B4" w:themeFill="accent6" w:themeFillTint="66"/>
            <w:tcPrChange w:id="7" w:author="Окольцина Оксана Анатольевна" w:date="2018-04-09T11:23:00Z">
              <w:tcPr>
                <w:tcW w:w="4613" w:type="dxa"/>
              </w:tcPr>
            </w:tcPrChange>
          </w:tcPr>
          <w:p w:rsidR="001A1F7E" w:rsidRDefault="00C81E9F" w:rsidP="00C93705">
            <w:pPr>
              <w:jc w:val="both"/>
            </w:pPr>
            <w:r>
              <w:t>Унифицированный р</w:t>
            </w:r>
            <w:r w:rsidR="00D75F44">
              <w:t xml:space="preserve">егистрационный номер для </w:t>
            </w:r>
            <w:r>
              <w:t>видов документов (</w:t>
            </w:r>
            <w:r w:rsidR="00D75F44">
              <w:t>ДСП,</w:t>
            </w:r>
            <w:r w:rsidR="00C93705">
              <w:t xml:space="preserve"> КТ,</w:t>
            </w:r>
            <w:r>
              <w:t xml:space="preserve"> </w:t>
            </w:r>
            <w:commentRangeStart w:id="8"/>
            <w:r w:rsidRPr="0047300D">
              <w:rPr>
                <w:strike/>
              </w:rPr>
              <w:t>ГД, ЗГД</w:t>
            </w:r>
            <w:r>
              <w:t xml:space="preserve"> </w:t>
            </w:r>
            <w:commentRangeEnd w:id="8"/>
            <w:r w:rsidR="0047300D">
              <w:rPr>
                <w:rStyle w:val="aa"/>
              </w:rPr>
              <w:commentReference w:id="8"/>
            </w:r>
            <w:r>
              <w:t xml:space="preserve">и т.д.) </w:t>
            </w:r>
            <w:r w:rsidR="00D75F44">
              <w:t xml:space="preserve">должен присваиваться по </w:t>
            </w:r>
            <w:r w:rsidR="00EF049E">
              <w:t xml:space="preserve">значению </w:t>
            </w:r>
            <w:r w:rsidR="00D75F44">
              <w:t>пол</w:t>
            </w:r>
            <w:r w:rsidR="00EF049E">
              <w:t>я</w:t>
            </w:r>
            <w:r w:rsidR="00D75F44">
              <w:t xml:space="preserve"> </w:t>
            </w:r>
            <w:r w:rsidR="00D75F44" w:rsidRPr="00D75F44">
              <w:rPr>
                <w:b/>
              </w:rPr>
              <w:t>Вид документа</w:t>
            </w:r>
            <w:r w:rsidR="00D75F44">
              <w:rPr>
                <w:b/>
              </w:rPr>
              <w:t xml:space="preserve">. </w:t>
            </w:r>
          </w:p>
        </w:tc>
      </w:tr>
      <w:tr w:rsidR="006A62E0" w:rsidTr="003D098E">
        <w:tc>
          <w:tcPr>
            <w:tcW w:w="534" w:type="dxa"/>
          </w:tcPr>
          <w:p w:rsidR="006A62E0" w:rsidRDefault="006A62E0" w:rsidP="001A1F7E">
            <w:pPr>
              <w:pStyle w:val="a6"/>
              <w:numPr>
                <w:ilvl w:val="0"/>
                <w:numId w:val="4"/>
              </w:numPr>
            </w:pPr>
          </w:p>
        </w:tc>
        <w:tc>
          <w:tcPr>
            <w:tcW w:w="9922" w:type="dxa"/>
            <w:gridSpan w:val="2"/>
          </w:tcPr>
          <w:p w:rsidR="006A62E0" w:rsidRDefault="00B932AC" w:rsidP="007D6F49">
            <w:pPr>
              <w:ind w:left="33"/>
              <w:jc w:val="both"/>
            </w:pPr>
            <w:r>
              <w:t>Нужно разработать типовой дизайн  РК для унификации</w:t>
            </w:r>
            <w:r w:rsidR="00CA7E30">
              <w:t xml:space="preserve"> размера и расположения</w:t>
            </w:r>
            <w:r>
              <w:t xml:space="preserve"> </w:t>
            </w:r>
            <w:r w:rsidR="000749B0">
              <w:t>полей РК, используемых во всех видах РК документов</w:t>
            </w:r>
            <w:r w:rsidR="006C4645">
              <w:t>.</w:t>
            </w:r>
          </w:p>
          <w:p w:rsidR="006C4645" w:rsidRDefault="006C4645" w:rsidP="007D6F49">
            <w:pPr>
              <w:ind w:left="33"/>
              <w:jc w:val="both"/>
            </w:pPr>
            <w:r>
              <w:t xml:space="preserve">Например, для полей: </w:t>
            </w:r>
            <w:r w:rsidRPr="00AD5069">
              <w:rPr>
                <w:b/>
              </w:rPr>
              <w:t xml:space="preserve">Рег.№, Рег. дата, дата создания РК, </w:t>
            </w:r>
            <w:r w:rsidR="004A5438">
              <w:rPr>
                <w:b/>
              </w:rPr>
              <w:t xml:space="preserve">вид документа, </w:t>
            </w:r>
            <w:r w:rsidRPr="00AD5069">
              <w:rPr>
                <w:b/>
              </w:rPr>
              <w:t>статус/состояние</w:t>
            </w:r>
            <w:r w:rsidR="004A5438">
              <w:rPr>
                <w:b/>
              </w:rPr>
              <w:t>, уровень доступа</w:t>
            </w:r>
            <w:r w:rsidR="004A5438">
              <w:rPr>
                <w:rStyle w:val="a9"/>
                <w:b/>
              </w:rPr>
              <w:footnoteReference w:id="1"/>
            </w:r>
            <w:r w:rsidR="004A5438">
              <w:t xml:space="preserve">, </w:t>
            </w:r>
            <w:r w:rsidR="004A5438" w:rsidRPr="004A5438">
              <w:rPr>
                <w:b/>
              </w:rPr>
              <w:t>гриф доступа</w:t>
            </w:r>
            <w:r w:rsidR="004A5438">
              <w:t xml:space="preserve"> </w:t>
            </w:r>
            <w:r>
              <w:t>и др. – размер поля и место</w:t>
            </w:r>
            <w:r w:rsidR="003976DF">
              <w:t>положение</w:t>
            </w:r>
            <w:r>
              <w:t xml:space="preserve"> в РК должны быть одинаковы</w:t>
            </w:r>
            <w:r w:rsidR="003976DF">
              <w:t xml:space="preserve"> для всех видов документов.</w:t>
            </w:r>
          </w:p>
          <w:p w:rsidR="003976DF" w:rsidRDefault="003976DF" w:rsidP="007D6F49">
            <w:pPr>
              <w:ind w:left="33"/>
              <w:jc w:val="both"/>
            </w:pPr>
            <w:r>
              <w:t xml:space="preserve">Поля: </w:t>
            </w:r>
            <w:r w:rsidR="00AD5069">
              <w:rPr>
                <w:b/>
              </w:rPr>
              <w:t>п</w:t>
            </w:r>
            <w:r w:rsidRPr="00AD5069">
              <w:rPr>
                <w:b/>
              </w:rPr>
              <w:t>одписант, адресат, исполнитель</w:t>
            </w:r>
            <w:r>
              <w:t xml:space="preserve"> должн</w:t>
            </w:r>
            <w:r w:rsidR="00D71F36">
              <w:t xml:space="preserve">ы быть по длине примерно равные, учитывать множественное значение </w:t>
            </w:r>
            <w:r>
              <w:t xml:space="preserve">(расположение в РК может быть </w:t>
            </w:r>
            <w:r w:rsidR="00D71F36">
              <w:t xml:space="preserve">в разных местах основного блока информации </w:t>
            </w:r>
            <w:r>
              <w:t>в зависимости от вида документа).</w:t>
            </w:r>
          </w:p>
          <w:p w:rsidR="00AD5069" w:rsidRDefault="00AD5069" w:rsidP="007D6F49">
            <w:pPr>
              <w:ind w:left="33"/>
              <w:jc w:val="both"/>
            </w:pPr>
            <w:r>
              <w:t>Поля</w:t>
            </w:r>
            <w:commentRangeStart w:id="9"/>
            <w:r>
              <w:t xml:space="preserve">: </w:t>
            </w:r>
            <w:r w:rsidRPr="007B71BB">
              <w:rPr>
                <w:b/>
              </w:rPr>
              <w:t>количество листов, количество экземпляров, состав документов</w:t>
            </w:r>
            <w:r>
              <w:t xml:space="preserve"> </w:t>
            </w:r>
            <w:commentRangeEnd w:id="9"/>
            <w:r w:rsidR="00AC7DE9">
              <w:rPr>
                <w:rStyle w:val="aa"/>
              </w:rPr>
              <w:commentReference w:id="9"/>
            </w:r>
            <w:r>
              <w:t>не</w:t>
            </w:r>
            <w:r w:rsidR="00D71F36">
              <w:t xml:space="preserve"> должны быть длинные (т.к. это поля для ввода короткой информации</w:t>
            </w:r>
            <w:r w:rsidR="000B6FE6">
              <w:t>), желательно вынесены в отдельный блок.</w:t>
            </w:r>
          </w:p>
        </w:tc>
        <w:tc>
          <w:tcPr>
            <w:tcW w:w="4613" w:type="dxa"/>
          </w:tcPr>
          <w:p w:rsidR="006A62E0" w:rsidRDefault="000B6FE6" w:rsidP="007D6F49">
            <w:pPr>
              <w:jc w:val="both"/>
            </w:pPr>
            <w:r>
              <w:t xml:space="preserve">Унифицированное представление повторяющихся полей в разных РК позволит легко ориентироваться пользователю в любом виде </w:t>
            </w:r>
            <w:proofErr w:type="gramStart"/>
            <w:r>
              <w:t>документа</w:t>
            </w:r>
            <w:proofErr w:type="gramEnd"/>
            <w:r>
              <w:t xml:space="preserve"> как при заполнении</w:t>
            </w:r>
            <w:r w:rsidR="008B7B57">
              <w:t>/регистрации</w:t>
            </w:r>
            <w:r>
              <w:t>, так и при чтении.</w:t>
            </w:r>
          </w:p>
          <w:p w:rsidR="008B7B57" w:rsidRDefault="008B7B57" w:rsidP="007D6F49">
            <w:pPr>
              <w:jc w:val="both"/>
            </w:pPr>
          </w:p>
        </w:tc>
      </w:tr>
      <w:tr w:rsidR="00C75CF9" w:rsidTr="003D098E">
        <w:tc>
          <w:tcPr>
            <w:tcW w:w="534" w:type="dxa"/>
          </w:tcPr>
          <w:p w:rsidR="00C75CF9" w:rsidRDefault="00C75CF9" w:rsidP="001A1F7E">
            <w:pPr>
              <w:pStyle w:val="a6"/>
              <w:numPr>
                <w:ilvl w:val="0"/>
                <w:numId w:val="4"/>
              </w:numPr>
            </w:pPr>
          </w:p>
        </w:tc>
        <w:tc>
          <w:tcPr>
            <w:tcW w:w="9922" w:type="dxa"/>
            <w:gridSpan w:val="2"/>
          </w:tcPr>
          <w:p w:rsidR="00C75CF9" w:rsidRDefault="00C75CF9" w:rsidP="00C75CF9">
            <w:pPr>
              <w:tabs>
                <w:tab w:val="left" w:pos="175"/>
                <w:tab w:val="left" w:pos="459"/>
              </w:tabs>
              <w:jc w:val="both"/>
              <w:rPr>
                <w:b/>
              </w:rPr>
            </w:pPr>
            <w:r>
              <w:rPr>
                <w:noProof/>
                <w:lang w:eastAsia="ru-RU"/>
              </w:rPr>
              <w:t xml:space="preserve">Добавить во все виды РК поля </w:t>
            </w:r>
            <w:r>
              <w:rPr>
                <w:b/>
              </w:rPr>
              <w:t>Уровень доступа</w:t>
            </w:r>
            <w:r>
              <w:t xml:space="preserve">, </w:t>
            </w:r>
            <w:r w:rsidRPr="00C75CF9">
              <w:rPr>
                <w:b/>
              </w:rPr>
              <w:t>Г</w:t>
            </w:r>
            <w:r w:rsidRPr="004A5438">
              <w:rPr>
                <w:b/>
              </w:rPr>
              <w:t>риф доступа</w:t>
            </w:r>
            <w:r>
              <w:rPr>
                <w:b/>
              </w:rPr>
              <w:t xml:space="preserve"> (названия полей могут быть скорректированы</w:t>
            </w:r>
            <w:r w:rsidR="00840FD2">
              <w:rPr>
                <w:b/>
              </w:rPr>
              <w:t>)</w:t>
            </w:r>
            <w:r>
              <w:rPr>
                <w:b/>
              </w:rPr>
              <w:t>.</w:t>
            </w:r>
          </w:p>
          <w:p w:rsidR="00C75CF9" w:rsidRDefault="00C75CF9" w:rsidP="00C75CF9">
            <w:pPr>
              <w:tabs>
                <w:tab w:val="left" w:pos="175"/>
                <w:tab w:val="left" w:pos="459"/>
              </w:tabs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Содержание поля </w:t>
            </w:r>
            <w:commentRangeStart w:id="10"/>
            <w:r w:rsidRPr="00C75CF9">
              <w:rPr>
                <w:b/>
                <w:noProof/>
                <w:lang w:eastAsia="ru-RU"/>
              </w:rPr>
              <w:t>Ур</w:t>
            </w:r>
            <w:r w:rsidR="00387881">
              <w:rPr>
                <w:b/>
                <w:noProof/>
                <w:lang w:eastAsia="ru-RU"/>
              </w:rPr>
              <w:t>о</w:t>
            </w:r>
            <w:r w:rsidRPr="00C75CF9">
              <w:rPr>
                <w:b/>
                <w:noProof/>
                <w:lang w:eastAsia="ru-RU"/>
              </w:rPr>
              <w:t>вень доступа</w:t>
            </w:r>
            <w:r>
              <w:rPr>
                <w:noProof/>
                <w:lang w:eastAsia="ru-RU"/>
              </w:rPr>
              <w:t>: общий (по умолчанию), ограниченный (выбор из выпадающего списка</w:t>
            </w:r>
            <w:r w:rsidR="00387881">
              <w:rPr>
                <w:noProof/>
                <w:lang w:eastAsia="ru-RU"/>
              </w:rPr>
              <w:t>)</w:t>
            </w:r>
            <w:commentRangeEnd w:id="10"/>
            <w:r w:rsidR="00090124">
              <w:rPr>
                <w:rStyle w:val="aa"/>
              </w:rPr>
              <w:commentReference w:id="10"/>
            </w:r>
          </w:p>
          <w:p w:rsidR="00C75CF9" w:rsidRPr="00387881" w:rsidRDefault="00387881" w:rsidP="00387881">
            <w:pPr>
              <w:tabs>
                <w:tab w:val="left" w:pos="175"/>
                <w:tab w:val="left" w:pos="459"/>
              </w:tabs>
              <w:jc w:val="both"/>
              <w:rPr>
                <w:b/>
                <w:noProof/>
                <w:lang w:eastAsia="ru-RU"/>
              </w:rPr>
            </w:pPr>
            <w:r w:rsidRPr="00387881">
              <w:rPr>
                <w:b/>
                <w:noProof/>
                <w:lang w:eastAsia="ru-RU"/>
              </w:rPr>
              <w:t>Гриф доступа:</w:t>
            </w:r>
            <w:r>
              <w:rPr>
                <w:b/>
                <w:noProof/>
                <w:lang w:eastAsia="ru-RU"/>
              </w:rPr>
              <w:t xml:space="preserve"> КТ, ДСП, Кофиденциальный. </w:t>
            </w:r>
            <w:r w:rsidRPr="00387881">
              <w:rPr>
                <w:noProof/>
                <w:lang w:eastAsia="ru-RU"/>
              </w:rPr>
              <w:t>Поле активно только при уровне доступа</w:t>
            </w:r>
            <w:r>
              <w:rPr>
                <w:b/>
                <w:noProof/>
                <w:lang w:eastAsia="ru-RU"/>
              </w:rPr>
              <w:t xml:space="preserve"> ограниченный </w:t>
            </w:r>
            <w:r>
              <w:rPr>
                <w:noProof/>
                <w:lang w:eastAsia="ru-RU"/>
              </w:rPr>
              <w:t>(выбор из выпадающего списка).</w:t>
            </w:r>
          </w:p>
        </w:tc>
        <w:tc>
          <w:tcPr>
            <w:tcW w:w="4613" w:type="dxa"/>
          </w:tcPr>
          <w:p w:rsidR="00C75CF9" w:rsidRDefault="00EF4119" w:rsidP="00840FD2">
            <w:pPr>
              <w:tabs>
                <w:tab w:val="left" w:pos="175"/>
                <w:tab w:val="left" w:pos="459"/>
              </w:tabs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Для </w:t>
            </w:r>
            <w:commentRangeStart w:id="11"/>
            <w:r>
              <w:rPr>
                <w:noProof/>
                <w:lang w:eastAsia="ru-RU"/>
              </w:rPr>
              <w:t>исходящих и внутренних</w:t>
            </w:r>
            <w:r w:rsidR="00840FD2">
              <w:rPr>
                <w:noProof/>
                <w:lang w:eastAsia="ru-RU"/>
              </w:rPr>
              <w:t xml:space="preserve"> </w:t>
            </w:r>
            <w:commentRangeEnd w:id="11"/>
            <w:r w:rsidR="00090124">
              <w:rPr>
                <w:rStyle w:val="aa"/>
              </w:rPr>
              <w:commentReference w:id="11"/>
            </w:r>
            <w:r w:rsidR="00840FD2">
              <w:rPr>
                <w:noProof/>
                <w:lang w:eastAsia="ru-RU"/>
              </w:rPr>
              <w:t xml:space="preserve">документов ограниченного доступа по полю Гриф доступа должен проставляться номер с </w:t>
            </w:r>
            <w:r w:rsidR="00A72982">
              <w:rPr>
                <w:noProof/>
                <w:lang w:eastAsia="ru-RU"/>
              </w:rPr>
              <w:t>соответствующим п</w:t>
            </w:r>
            <w:r w:rsidR="00840FD2">
              <w:rPr>
                <w:noProof/>
                <w:lang w:eastAsia="ru-RU"/>
              </w:rPr>
              <w:t>рефиксом</w:t>
            </w:r>
          </w:p>
          <w:p w:rsidR="00840FD2" w:rsidRPr="000E221B" w:rsidRDefault="00A436DC" w:rsidP="00840FD2">
            <w:pPr>
              <w:tabs>
                <w:tab w:val="left" w:pos="175"/>
                <w:tab w:val="left" w:pos="459"/>
              </w:tabs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Например, </w:t>
            </w:r>
            <w:commentRangeStart w:id="13"/>
            <w:r>
              <w:rPr>
                <w:noProof/>
                <w:lang w:eastAsia="ru-RU"/>
              </w:rPr>
              <w:t>Вх-13\ДСП</w:t>
            </w:r>
            <w:commentRangeEnd w:id="13"/>
            <w:r w:rsidR="0047300D">
              <w:rPr>
                <w:rStyle w:val="aa"/>
              </w:rPr>
              <w:commentReference w:id="13"/>
            </w:r>
          </w:p>
        </w:tc>
      </w:tr>
      <w:tr w:rsidR="00CF5C1C" w:rsidTr="003D098E">
        <w:tc>
          <w:tcPr>
            <w:tcW w:w="534" w:type="dxa"/>
          </w:tcPr>
          <w:p w:rsidR="00CF5C1C" w:rsidRDefault="00CF5C1C" w:rsidP="001A1F7E">
            <w:pPr>
              <w:pStyle w:val="a6"/>
              <w:numPr>
                <w:ilvl w:val="0"/>
                <w:numId w:val="4"/>
              </w:numPr>
              <w:rPr>
                <w:noProof/>
                <w:lang w:eastAsia="ru-RU"/>
              </w:rPr>
            </w:pPr>
          </w:p>
        </w:tc>
        <w:tc>
          <w:tcPr>
            <w:tcW w:w="9922" w:type="dxa"/>
            <w:gridSpan w:val="2"/>
          </w:tcPr>
          <w:p w:rsidR="00295451" w:rsidRPr="00295451" w:rsidRDefault="003741B0" w:rsidP="007D6F49">
            <w:pPr>
              <w:tabs>
                <w:tab w:val="left" w:pos="175"/>
                <w:tab w:val="left" w:pos="459"/>
              </w:tabs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Предлагаю рассмотреть п</w:t>
            </w:r>
            <w:r w:rsidR="00A83939">
              <w:rPr>
                <w:noProof/>
                <w:lang w:eastAsia="ru-RU"/>
              </w:rPr>
              <w:t>о</w:t>
            </w:r>
            <w:r>
              <w:rPr>
                <w:noProof/>
                <w:lang w:eastAsia="ru-RU"/>
              </w:rPr>
              <w:t>дход к оптимизации кол-ва поле</w:t>
            </w:r>
            <w:r w:rsidR="00A83939">
              <w:rPr>
                <w:noProof/>
                <w:lang w:eastAsia="ru-RU"/>
              </w:rPr>
              <w:t>й</w:t>
            </w:r>
            <w:r>
              <w:rPr>
                <w:noProof/>
                <w:lang w:eastAsia="ru-RU"/>
              </w:rPr>
              <w:t>:</w:t>
            </w:r>
            <w:r w:rsidR="000E221B">
              <w:rPr>
                <w:noProof/>
                <w:lang w:eastAsia="ru-RU"/>
              </w:rPr>
              <w:t xml:space="preserve"> оставить </w:t>
            </w:r>
            <w:r>
              <w:rPr>
                <w:noProof/>
                <w:lang w:eastAsia="ru-RU"/>
              </w:rPr>
              <w:t xml:space="preserve">в РК </w:t>
            </w:r>
            <w:r w:rsidR="000E221B">
              <w:rPr>
                <w:noProof/>
                <w:lang w:eastAsia="ru-RU"/>
              </w:rPr>
              <w:t xml:space="preserve">всего два поля </w:t>
            </w:r>
            <w:r w:rsidR="000E221B" w:rsidRPr="00295451">
              <w:rPr>
                <w:noProof/>
                <w:lang w:eastAsia="ru-RU"/>
              </w:rPr>
              <w:t>Рег. номер и Рег.дата</w:t>
            </w:r>
            <w:r w:rsidR="000E221B" w:rsidRPr="00D4620E">
              <w:rPr>
                <w:noProof/>
                <w:lang w:eastAsia="ru-RU"/>
              </w:rPr>
              <w:t>,</w:t>
            </w:r>
            <w:r w:rsidR="000E221B">
              <w:rPr>
                <w:noProof/>
                <w:lang w:eastAsia="ru-RU"/>
              </w:rPr>
              <w:t xml:space="preserve"> а номер</w:t>
            </w:r>
            <w:r w:rsidR="00295451">
              <w:rPr>
                <w:noProof/>
                <w:lang w:eastAsia="ru-RU"/>
              </w:rPr>
              <w:t xml:space="preserve">а документу присваивать по содержанию поля </w:t>
            </w:r>
            <w:r w:rsidR="00295451" w:rsidRPr="00295451">
              <w:rPr>
                <w:noProof/>
                <w:lang w:eastAsia="ru-RU"/>
              </w:rPr>
              <w:t xml:space="preserve">Состояние. </w:t>
            </w:r>
          </w:p>
          <w:p w:rsidR="00295451" w:rsidRDefault="00295451" w:rsidP="007D6F49">
            <w:pPr>
              <w:tabs>
                <w:tab w:val="left" w:pos="175"/>
                <w:tab w:val="left" w:pos="459"/>
              </w:tabs>
              <w:jc w:val="both"/>
              <w:rPr>
                <w:noProof/>
                <w:lang w:eastAsia="ru-RU"/>
              </w:rPr>
            </w:pPr>
            <w:r w:rsidRPr="00295451">
              <w:rPr>
                <w:noProof/>
                <w:lang w:eastAsia="ru-RU"/>
              </w:rPr>
              <w:t xml:space="preserve">Т.е. </w:t>
            </w:r>
            <w:r>
              <w:rPr>
                <w:noProof/>
                <w:lang w:eastAsia="ru-RU"/>
              </w:rPr>
              <w:t>при сохранении РК внутреннего и исходящего документов в поле Рег. номер пр</w:t>
            </w:r>
            <w:ins w:id="14" w:author="Муратова Елена Владимировна" w:date="2018-04-06T12:15:00Z">
              <w:r w:rsidR="0047300D">
                <w:rPr>
                  <w:noProof/>
                  <w:lang w:eastAsia="ru-RU"/>
                </w:rPr>
                <w:t>о</w:t>
              </w:r>
            </w:ins>
            <w:r>
              <w:rPr>
                <w:noProof/>
                <w:lang w:eastAsia="ru-RU"/>
              </w:rPr>
              <w:t>ставляется временный (проектный) номер, при регистрации – номер заменяется постоянным в соответствии с нумератором.</w:t>
            </w:r>
            <w:r w:rsidRPr="00295451">
              <w:rPr>
                <w:noProof/>
                <w:lang w:eastAsia="ru-RU"/>
              </w:rPr>
              <w:t xml:space="preserve"> </w:t>
            </w:r>
          </w:p>
          <w:p w:rsidR="00CF5C1C" w:rsidRDefault="000E221B" w:rsidP="003D098E">
            <w:pPr>
              <w:tabs>
                <w:tab w:val="left" w:pos="175"/>
                <w:tab w:val="left" w:pos="459"/>
              </w:tabs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  <w:r w:rsidR="00B831FF">
              <w:rPr>
                <w:noProof/>
                <w:lang w:eastAsia="ru-RU"/>
              </w:rPr>
              <w:t>После присвоения</w:t>
            </w:r>
            <w:r w:rsidR="00A72982">
              <w:rPr>
                <w:noProof/>
                <w:lang w:eastAsia="ru-RU"/>
              </w:rPr>
              <w:t xml:space="preserve"> постоянного номера должна быть возможность просмотра временного номера и даты (истори</w:t>
            </w:r>
            <w:r w:rsidR="003D098E">
              <w:rPr>
                <w:noProof/>
                <w:lang w:eastAsia="ru-RU"/>
              </w:rPr>
              <w:t>я работы с документом</w:t>
            </w:r>
            <w:r w:rsidR="00A72982">
              <w:rPr>
                <w:noProof/>
                <w:lang w:eastAsia="ru-RU"/>
              </w:rPr>
              <w:t>).</w:t>
            </w:r>
          </w:p>
        </w:tc>
        <w:tc>
          <w:tcPr>
            <w:tcW w:w="4613" w:type="dxa"/>
          </w:tcPr>
          <w:p w:rsidR="00D4620E" w:rsidRPr="000E221B" w:rsidRDefault="00D4620E" w:rsidP="007D6F49">
            <w:pPr>
              <w:tabs>
                <w:tab w:val="left" w:pos="175"/>
                <w:tab w:val="left" w:pos="459"/>
              </w:tabs>
              <w:jc w:val="both"/>
              <w:rPr>
                <w:noProof/>
                <w:lang w:eastAsia="ru-RU"/>
              </w:rPr>
            </w:pPr>
            <w:r w:rsidRPr="000E221B">
              <w:rPr>
                <w:noProof/>
                <w:lang w:eastAsia="ru-RU"/>
              </w:rPr>
              <w:t xml:space="preserve">Пример, </w:t>
            </w:r>
          </w:p>
          <w:p w:rsidR="00D4620E" w:rsidRPr="000E221B" w:rsidRDefault="00D4620E" w:rsidP="007D6F49">
            <w:pPr>
              <w:tabs>
                <w:tab w:val="left" w:pos="175"/>
                <w:tab w:val="left" w:pos="459"/>
              </w:tabs>
              <w:jc w:val="both"/>
              <w:rPr>
                <w:noProof/>
                <w:lang w:eastAsia="ru-RU"/>
              </w:rPr>
            </w:pPr>
            <w:r w:rsidRPr="000E221B">
              <w:rPr>
                <w:noProof/>
                <w:lang w:eastAsia="ru-RU"/>
              </w:rPr>
              <w:t xml:space="preserve">Состяние документа </w:t>
            </w:r>
            <w:r w:rsidRPr="000E221B">
              <w:rPr>
                <w:b/>
                <w:noProof/>
                <w:lang w:eastAsia="ru-RU"/>
              </w:rPr>
              <w:t>Проект</w:t>
            </w:r>
            <w:r w:rsidR="00670F39">
              <w:rPr>
                <w:noProof/>
                <w:lang w:eastAsia="ru-RU"/>
              </w:rPr>
              <w:t>:</w:t>
            </w:r>
            <w:r w:rsidRPr="000E221B">
              <w:rPr>
                <w:noProof/>
                <w:lang w:eastAsia="ru-RU"/>
              </w:rPr>
              <w:t xml:space="preserve"> рег № - </w:t>
            </w:r>
            <w:r w:rsidRPr="00670F39">
              <w:rPr>
                <w:b/>
                <w:noProof/>
                <w:lang w:eastAsia="ru-RU"/>
              </w:rPr>
              <w:t>вр-13</w:t>
            </w:r>
            <w:r w:rsidRPr="000E221B">
              <w:rPr>
                <w:noProof/>
                <w:lang w:eastAsia="ru-RU"/>
              </w:rPr>
              <w:t xml:space="preserve"> или </w:t>
            </w:r>
            <w:commentRangeStart w:id="15"/>
            <w:r w:rsidRPr="00670F39">
              <w:rPr>
                <w:b/>
                <w:noProof/>
                <w:lang w:eastAsia="ru-RU"/>
              </w:rPr>
              <w:t>пр</w:t>
            </w:r>
            <w:commentRangeEnd w:id="15"/>
            <w:r w:rsidR="0047300D">
              <w:rPr>
                <w:rStyle w:val="aa"/>
              </w:rPr>
              <w:commentReference w:id="15"/>
            </w:r>
            <w:r w:rsidRPr="00670F39">
              <w:rPr>
                <w:b/>
                <w:noProof/>
                <w:lang w:eastAsia="ru-RU"/>
              </w:rPr>
              <w:t>-13</w:t>
            </w:r>
          </w:p>
          <w:p w:rsidR="00CF5C1C" w:rsidRDefault="00D4620E" w:rsidP="007D6F49">
            <w:pPr>
              <w:jc w:val="both"/>
            </w:pPr>
            <w:r w:rsidRPr="000E221B">
              <w:rPr>
                <w:noProof/>
                <w:lang w:eastAsia="ru-RU"/>
              </w:rPr>
              <w:t xml:space="preserve">Состояние документа </w:t>
            </w:r>
            <w:r w:rsidRPr="000E221B">
              <w:rPr>
                <w:b/>
                <w:noProof/>
                <w:lang w:eastAsia="ru-RU"/>
              </w:rPr>
              <w:t>Зарегистрирован</w:t>
            </w:r>
            <w:r w:rsidR="00670F39">
              <w:rPr>
                <w:b/>
                <w:noProof/>
                <w:lang w:eastAsia="ru-RU"/>
              </w:rPr>
              <w:t xml:space="preserve">: </w:t>
            </w:r>
            <w:r w:rsidRPr="000E221B">
              <w:rPr>
                <w:noProof/>
                <w:lang w:eastAsia="ru-RU"/>
              </w:rPr>
              <w:t xml:space="preserve">рег. № - </w:t>
            </w:r>
            <w:r w:rsidR="00670F39">
              <w:rPr>
                <w:b/>
                <w:noProof/>
                <w:lang w:eastAsia="ru-RU"/>
              </w:rPr>
              <w:t>31-13/сз, ПК-10</w:t>
            </w:r>
          </w:p>
        </w:tc>
      </w:tr>
      <w:tr w:rsidR="00777DE2" w:rsidTr="001C018C">
        <w:tc>
          <w:tcPr>
            <w:tcW w:w="8046" w:type="dxa"/>
            <w:gridSpan w:val="2"/>
          </w:tcPr>
          <w:p w:rsidR="00777DE2" w:rsidRPr="004F6C37" w:rsidRDefault="004F6C37" w:rsidP="00777DE2">
            <w:pPr>
              <w:tabs>
                <w:tab w:val="left" w:pos="2890"/>
              </w:tabs>
              <w:rPr>
                <w:b/>
                <w:noProof/>
                <w:lang w:eastAsia="ru-RU"/>
              </w:rPr>
            </w:pPr>
            <w:r w:rsidRPr="004F6C37">
              <w:rPr>
                <w:b/>
                <w:noProof/>
                <w:lang w:eastAsia="ru-RU"/>
              </w:rPr>
              <w:lastRenderedPageBreak/>
              <w:t>В</w:t>
            </w:r>
            <w:r w:rsidR="00777DE2" w:rsidRPr="004F6C37">
              <w:rPr>
                <w:b/>
                <w:noProof/>
                <w:lang w:eastAsia="ru-RU"/>
              </w:rPr>
              <w:t>ид РК</w:t>
            </w:r>
          </w:p>
        </w:tc>
        <w:tc>
          <w:tcPr>
            <w:tcW w:w="7023" w:type="dxa"/>
            <w:gridSpan w:val="2"/>
          </w:tcPr>
          <w:p w:rsidR="00777DE2" w:rsidRPr="004F6C37" w:rsidRDefault="00B20E52">
            <w:pPr>
              <w:rPr>
                <w:b/>
                <w:noProof/>
                <w:lang w:eastAsia="ru-RU"/>
              </w:rPr>
            </w:pPr>
            <w:r w:rsidRPr="004F6C37">
              <w:rPr>
                <w:b/>
                <w:noProof/>
                <w:lang w:eastAsia="ru-RU"/>
              </w:rPr>
              <w:t>Замечания, предложения</w:t>
            </w:r>
          </w:p>
        </w:tc>
      </w:tr>
      <w:tr w:rsidR="00777DE2" w:rsidTr="001C018C">
        <w:trPr>
          <w:trHeight w:val="4532"/>
        </w:trPr>
        <w:tc>
          <w:tcPr>
            <w:tcW w:w="8046" w:type="dxa"/>
            <w:gridSpan w:val="2"/>
          </w:tcPr>
          <w:p w:rsidR="00DC4C59" w:rsidRDefault="00DC4C59" w:rsidP="00DC4C59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Входящий документ</w:t>
            </w:r>
          </w:p>
          <w:p w:rsidR="00777DE2" w:rsidRDefault="00DC4C59" w:rsidP="00DC4C59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DB43E1" wp14:editId="22C7D83F">
                  <wp:extent cx="3940472" cy="2809117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747" cy="282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3" w:type="dxa"/>
            <w:gridSpan w:val="2"/>
          </w:tcPr>
          <w:p w:rsidR="00C26428" w:rsidRDefault="00C26428" w:rsidP="00645A90">
            <w:pPr>
              <w:pStyle w:val="a6"/>
              <w:numPr>
                <w:ilvl w:val="0"/>
                <w:numId w:val="5"/>
              </w:numPr>
              <w:tabs>
                <w:tab w:val="left" w:pos="317"/>
              </w:tabs>
              <w:ind w:left="0" w:firstLine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 РК нет поля Вид документа. Добавить!</w:t>
            </w:r>
          </w:p>
          <w:p w:rsidR="00777DE2" w:rsidRDefault="004F6C37" w:rsidP="006A3302">
            <w:pPr>
              <w:pStyle w:val="a6"/>
              <w:numPr>
                <w:ilvl w:val="0"/>
                <w:numId w:val="5"/>
              </w:numPr>
              <w:tabs>
                <w:tab w:val="left" w:pos="317"/>
              </w:tabs>
              <w:ind w:left="0" w:firstLine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При сохранении </w:t>
            </w:r>
            <w:r w:rsidR="009750F4">
              <w:rPr>
                <w:noProof/>
                <w:lang w:eastAsia="ru-RU"/>
              </w:rPr>
              <w:t xml:space="preserve">РК </w:t>
            </w:r>
            <w:r>
              <w:rPr>
                <w:noProof/>
                <w:lang w:eastAsia="ru-RU"/>
              </w:rPr>
              <w:t>входящего документа</w:t>
            </w:r>
            <w:r w:rsidR="009750F4">
              <w:rPr>
                <w:noProof/>
                <w:lang w:eastAsia="ru-RU"/>
              </w:rPr>
              <w:t xml:space="preserve"> (не </w:t>
            </w:r>
            <w:del w:id="16" w:author="Муратова Елена Владимировна" w:date="2018-04-06T12:18:00Z">
              <w:r w:rsidR="009750F4" w:rsidDel="006A3302">
                <w:rPr>
                  <w:noProof/>
                  <w:lang w:eastAsia="ru-RU"/>
                </w:rPr>
                <w:delText>реристации</w:delText>
              </w:r>
            </w:del>
            <w:ins w:id="17" w:author="Муратова Елена Владимировна" w:date="2018-04-06T12:18:00Z">
              <w:r w:rsidR="006A3302">
                <w:rPr>
                  <w:noProof/>
                  <w:lang w:eastAsia="ru-RU"/>
                </w:rPr>
                <w:t>регистации</w:t>
              </w:r>
            </w:ins>
            <w:r w:rsidR="009750F4">
              <w:rPr>
                <w:noProof/>
                <w:lang w:eastAsia="ru-RU"/>
              </w:rPr>
              <w:t xml:space="preserve">!) создается проектный (временный номер). В поле Регистрационный номер сейчас дублируется проектный номер. </w:t>
            </w:r>
            <w:r w:rsidR="009750F4" w:rsidRPr="009750F4">
              <w:rPr>
                <w:b/>
                <w:noProof/>
                <w:lang w:eastAsia="ru-RU"/>
              </w:rPr>
              <w:t>Как будет в реальной системе? Поле будет пустым?</w:t>
            </w:r>
            <w:r w:rsidR="009750F4">
              <w:rPr>
                <w:b/>
                <w:noProof/>
                <w:lang w:eastAsia="ru-RU"/>
              </w:rPr>
              <w:t xml:space="preserve"> </w:t>
            </w:r>
          </w:p>
        </w:tc>
      </w:tr>
      <w:tr w:rsidR="004E0D41" w:rsidTr="001C018C">
        <w:trPr>
          <w:trHeight w:val="5097"/>
        </w:trPr>
        <w:tc>
          <w:tcPr>
            <w:tcW w:w="8046" w:type="dxa"/>
            <w:gridSpan w:val="2"/>
          </w:tcPr>
          <w:p w:rsidR="009019F1" w:rsidRDefault="009019F1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Исходящий документ</w:t>
            </w:r>
          </w:p>
          <w:p w:rsidR="004E0D41" w:rsidRDefault="007D6F49">
            <w:r>
              <w:object w:dxaOrig="16965" w:dyaOrig="115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9.35pt;height:238pt" o:ole="">
                  <v:imagedata r:id="rId11" o:title=""/>
                </v:shape>
                <o:OLEObject Type="Embed" ProgID="PBrush" ShapeID="_x0000_i1025" DrawAspect="Content" ObjectID="_1584779504" r:id="rId12"/>
              </w:object>
            </w:r>
          </w:p>
          <w:p w:rsidR="001C018C" w:rsidRDefault="001C018C">
            <w:pPr>
              <w:rPr>
                <w:noProof/>
                <w:lang w:eastAsia="ru-RU"/>
              </w:rPr>
            </w:pPr>
          </w:p>
        </w:tc>
        <w:tc>
          <w:tcPr>
            <w:tcW w:w="7023" w:type="dxa"/>
            <w:gridSpan w:val="2"/>
          </w:tcPr>
          <w:p w:rsidR="004E0D41" w:rsidRDefault="00073992" w:rsidP="00645A90">
            <w:pPr>
              <w:pStyle w:val="a6"/>
              <w:numPr>
                <w:ilvl w:val="0"/>
                <w:numId w:val="7"/>
              </w:numPr>
              <w:tabs>
                <w:tab w:val="left" w:pos="175"/>
                <w:tab w:val="left" w:pos="601"/>
              </w:tabs>
              <w:ind w:left="0" w:firstLine="34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При </w:t>
            </w:r>
            <w:r w:rsidR="00533E92">
              <w:rPr>
                <w:noProof/>
                <w:lang w:eastAsia="ru-RU"/>
              </w:rPr>
              <w:t>регистрации исхо</w:t>
            </w:r>
            <w:r>
              <w:rPr>
                <w:noProof/>
                <w:lang w:eastAsia="ru-RU"/>
              </w:rPr>
              <w:t>дящего документа нет возможности внести  «Кому</w:t>
            </w:r>
            <w:r w:rsidR="00533E92">
              <w:rPr>
                <w:noProof/>
                <w:lang w:eastAsia="ru-RU"/>
              </w:rPr>
              <w:t>» адресован докумен</w:t>
            </w:r>
            <w:r>
              <w:rPr>
                <w:noProof/>
                <w:lang w:eastAsia="ru-RU"/>
              </w:rPr>
              <w:t>т, т.е.</w:t>
            </w:r>
            <w:r w:rsidR="00533E92">
              <w:rPr>
                <w:noProof/>
                <w:lang w:eastAsia="ru-RU"/>
              </w:rPr>
              <w:t xml:space="preserve"> ФИО</w:t>
            </w:r>
            <w:r>
              <w:rPr>
                <w:noProof/>
                <w:lang w:eastAsia="ru-RU"/>
              </w:rPr>
              <w:t xml:space="preserve"> руководителя </w:t>
            </w:r>
            <w:r w:rsidR="00533E92">
              <w:rPr>
                <w:noProof/>
                <w:lang w:eastAsia="ru-RU"/>
              </w:rPr>
              <w:t>адресата.</w:t>
            </w:r>
          </w:p>
          <w:p w:rsidR="00073992" w:rsidRDefault="00073992" w:rsidP="00645A90">
            <w:pPr>
              <w:tabs>
                <w:tab w:val="left" w:pos="601"/>
              </w:tabs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В </w:t>
            </w:r>
            <w:r w:rsidR="00E405E4">
              <w:rPr>
                <w:noProof/>
                <w:lang w:eastAsia="ru-RU"/>
              </w:rPr>
              <w:t>окне ввода</w:t>
            </w:r>
            <w:r>
              <w:rPr>
                <w:noProof/>
                <w:lang w:eastAsia="ru-RU"/>
              </w:rPr>
              <w:t xml:space="preserve"> адресатов </w:t>
            </w:r>
            <w:r w:rsidR="00E405E4">
              <w:rPr>
                <w:noProof/>
                <w:lang w:eastAsia="ru-RU"/>
              </w:rPr>
              <w:t xml:space="preserve">нет поля </w:t>
            </w:r>
            <w:r w:rsidR="00E405E4" w:rsidRPr="00DC1C36">
              <w:rPr>
                <w:b/>
                <w:noProof/>
                <w:lang w:eastAsia="ru-RU"/>
              </w:rPr>
              <w:t>Кому</w:t>
            </w:r>
            <w:r w:rsidR="00DC1C36">
              <w:rPr>
                <w:b/>
                <w:noProof/>
                <w:lang w:eastAsia="ru-RU"/>
              </w:rPr>
              <w:t xml:space="preserve"> (ФИО руководителя адресата)</w:t>
            </w:r>
            <w:r w:rsidR="00E405E4" w:rsidRPr="00DC1C36">
              <w:rPr>
                <w:b/>
                <w:noProof/>
                <w:lang w:eastAsia="ru-RU"/>
              </w:rPr>
              <w:t xml:space="preserve"> </w:t>
            </w:r>
            <w:r w:rsidR="00E405E4">
              <w:rPr>
                <w:noProof/>
                <w:lang w:eastAsia="ru-RU"/>
              </w:rPr>
              <w:t xml:space="preserve">(формат окна </w:t>
            </w:r>
            <w:r w:rsidR="00DC1C36">
              <w:rPr>
                <w:noProof/>
                <w:lang w:eastAsia="ru-RU"/>
              </w:rPr>
              <w:t xml:space="preserve">как </w:t>
            </w:r>
            <w:r w:rsidR="00E405E4">
              <w:rPr>
                <w:noProof/>
                <w:lang w:eastAsia="ru-RU"/>
              </w:rPr>
              <w:t>для входящего документа).</w:t>
            </w:r>
          </w:p>
          <w:p w:rsidR="008A0997" w:rsidRPr="00533E92" w:rsidRDefault="008A0997" w:rsidP="00645A90">
            <w:pPr>
              <w:pStyle w:val="a6"/>
              <w:numPr>
                <w:ilvl w:val="0"/>
                <w:numId w:val="7"/>
              </w:numPr>
              <w:tabs>
                <w:tab w:val="left" w:pos="34"/>
              </w:tabs>
              <w:ind w:left="34" w:firstLine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В таблице </w:t>
            </w:r>
            <w:r w:rsidRPr="008A0997">
              <w:rPr>
                <w:b/>
                <w:noProof/>
                <w:lang w:eastAsia="ru-RU"/>
              </w:rPr>
              <w:t>Адресаты</w:t>
            </w:r>
            <w:r>
              <w:rPr>
                <w:noProof/>
                <w:lang w:eastAsia="ru-RU"/>
              </w:rPr>
              <w:t xml:space="preserve"> Поле </w:t>
            </w:r>
            <w:r w:rsidRPr="008A0997">
              <w:rPr>
                <w:b/>
                <w:noProof/>
                <w:lang w:eastAsia="ru-RU"/>
              </w:rPr>
              <w:t>Получатель</w:t>
            </w:r>
            <w:r>
              <w:rPr>
                <w:noProof/>
                <w:lang w:eastAsia="ru-RU"/>
              </w:rPr>
              <w:t xml:space="preserve"> заменить на </w:t>
            </w:r>
            <w:r w:rsidRPr="008A0997">
              <w:rPr>
                <w:b/>
                <w:noProof/>
                <w:lang w:eastAsia="ru-RU"/>
              </w:rPr>
              <w:t>Кому</w:t>
            </w:r>
            <w:r w:rsidR="00C26428">
              <w:rPr>
                <w:b/>
                <w:noProof/>
                <w:lang w:eastAsia="ru-RU"/>
              </w:rPr>
              <w:t>.</w:t>
            </w:r>
          </w:p>
          <w:p w:rsidR="00533E92" w:rsidRDefault="00C26428" w:rsidP="00C26428">
            <w:pPr>
              <w:pStyle w:val="a6"/>
              <w:numPr>
                <w:ilvl w:val="0"/>
                <w:numId w:val="7"/>
              </w:numPr>
              <w:tabs>
                <w:tab w:val="left" w:pos="34"/>
              </w:tabs>
              <w:ind w:left="34" w:firstLine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Вопрс по проекному и рег. номеру аналогичный п.2 к РК Входящего</w:t>
            </w:r>
          </w:p>
        </w:tc>
      </w:tr>
      <w:tr w:rsidR="004E0D41" w:rsidTr="001C018C">
        <w:tc>
          <w:tcPr>
            <w:tcW w:w="8046" w:type="dxa"/>
            <w:gridSpan w:val="2"/>
          </w:tcPr>
          <w:p w:rsidR="00CF5C1C" w:rsidRDefault="00CF5C1C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Служебная записка</w:t>
            </w:r>
          </w:p>
          <w:p w:rsidR="004E0D41" w:rsidRDefault="00CF5C1C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8A6D09" wp14:editId="3185C451">
                  <wp:extent cx="4539108" cy="325828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992" cy="3261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3" w:type="dxa"/>
            <w:gridSpan w:val="2"/>
          </w:tcPr>
          <w:p w:rsidR="00436EEA" w:rsidRDefault="00436EEA" w:rsidP="00436EEA">
            <w:pPr>
              <w:pStyle w:val="a6"/>
              <w:numPr>
                <w:ilvl w:val="0"/>
                <w:numId w:val="9"/>
              </w:numPr>
              <w:tabs>
                <w:tab w:val="left" w:pos="175"/>
                <w:tab w:val="left" w:pos="459"/>
              </w:tabs>
              <w:ind w:left="0" w:firstLine="34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Нет полей </w:t>
            </w:r>
            <w:r w:rsidRPr="00436EEA">
              <w:rPr>
                <w:b/>
                <w:noProof/>
                <w:lang w:eastAsia="ru-RU"/>
              </w:rPr>
              <w:t>Рег. №</w:t>
            </w:r>
            <w:r>
              <w:rPr>
                <w:noProof/>
                <w:lang w:eastAsia="ru-RU"/>
              </w:rPr>
              <w:t xml:space="preserve"> и </w:t>
            </w:r>
            <w:r w:rsidRPr="00436EEA">
              <w:rPr>
                <w:b/>
                <w:noProof/>
                <w:lang w:eastAsia="ru-RU"/>
              </w:rPr>
              <w:t>Рег. Дата</w:t>
            </w:r>
            <w:r>
              <w:rPr>
                <w:noProof/>
                <w:lang w:eastAsia="ru-RU"/>
              </w:rPr>
              <w:t>. Скрыты или пропущены?</w:t>
            </w:r>
          </w:p>
          <w:p w:rsidR="00436EEA" w:rsidRDefault="00436EEA" w:rsidP="00436EEA">
            <w:pPr>
              <w:pStyle w:val="a6"/>
              <w:tabs>
                <w:tab w:val="left" w:pos="175"/>
                <w:tab w:val="left" w:pos="459"/>
              </w:tabs>
              <w:ind w:left="34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Во всех РК эти поля присутствуют. </w:t>
            </w:r>
          </w:p>
          <w:p w:rsidR="000B6C94" w:rsidRDefault="00363DD0" w:rsidP="00645A90">
            <w:pPr>
              <w:pStyle w:val="a6"/>
              <w:numPr>
                <w:ilvl w:val="0"/>
                <w:numId w:val="9"/>
              </w:numPr>
              <w:tabs>
                <w:tab w:val="left" w:pos="175"/>
                <w:tab w:val="left" w:pos="459"/>
              </w:tabs>
              <w:ind w:left="0" w:firstLine="34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Поля </w:t>
            </w:r>
            <w:r w:rsidR="006C4A22">
              <w:rPr>
                <w:noProof/>
                <w:lang w:eastAsia="ru-RU"/>
              </w:rPr>
              <w:t xml:space="preserve">рег. </w:t>
            </w:r>
            <w:r>
              <w:rPr>
                <w:noProof/>
                <w:lang w:eastAsia="ru-RU"/>
              </w:rPr>
              <w:t>№ и дата документа (проекта, или зарегистрированного документа) как правило располагаются рядом. Сейчас визуально дата создания не</w:t>
            </w:r>
            <w:r w:rsidR="00E47011">
              <w:rPr>
                <w:noProof/>
                <w:lang w:eastAsia="ru-RU"/>
              </w:rPr>
              <w:t>удобно расположена (сложно найти).</w:t>
            </w:r>
          </w:p>
          <w:p w:rsidR="00D4620E" w:rsidRDefault="00D4620E" w:rsidP="00645A90">
            <w:pPr>
              <w:tabs>
                <w:tab w:val="left" w:pos="175"/>
                <w:tab w:val="left" w:pos="459"/>
              </w:tabs>
              <w:jc w:val="both"/>
              <w:rPr>
                <w:noProof/>
                <w:lang w:eastAsia="ru-RU"/>
              </w:rPr>
            </w:pPr>
          </w:p>
          <w:p w:rsidR="00D4620E" w:rsidRDefault="00D4620E" w:rsidP="00645A90">
            <w:pPr>
              <w:tabs>
                <w:tab w:val="left" w:pos="175"/>
                <w:tab w:val="left" w:pos="459"/>
              </w:tabs>
              <w:jc w:val="both"/>
              <w:rPr>
                <w:noProof/>
                <w:lang w:eastAsia="ru-RU"/>
              </w:rPr>
            </w:pPr>
          </w:p>
        </w:tc>
      </w:tr>
    </w:tbl>
    <w:p w:rsidR="00D00449" w:rsidRDefault="00D00449"/>
    <w:sectPr w:rsidR="00D00449" w:rsidSect="00CF5C1C">
      <w:pgSz w:w="16838" w:h="11906" w:orient="landscape"/>
      <w:pgMar w:top="737" w:right="1134" w:bottom="737" w:left="85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" w:author="Окольцина Оксана Анатольевна" w:date="2018-04-06T14:47:00Z" w:initials="ПВО">
    <w:p w:rsidR="00BD75F8" w:rsidRDefault="00BD75F8">
      <w:pPr>
        <w:pStyle w:val="ab"/>
      </w:pPr>
      <w:r>
        <w:rPr>
          <w:rStyle w:val="aa"/>
        </w:rPr>
        <w:annotationRef/>
      </w:r>
      <w:r>
        <w:t xml:space="preserve">РК по </w:t>
      </w:r>
      <w:r w:rsidRPr="00BD75F8">
        <w:rPr>
          <w:b/>
          <w:sz w:val="24"/>
          <w:szCs w:val="24"/>
        </w:rPr>
        <w:t>инвентарному учету</w:t>
      </w:r>
      <w:r>
        <w:t xml:space="preserve"> просьба оставить внутренним уникальным видом документа.</w:t>
      </w:r>
    </w:p>
  </w:comment>
  <w:comment w:id="6" w:author="Муратова Елена Владимировна" w:date="2018-04-06T12:11:00Z" w:initials="ПВО">
    <w:p w:rsidR="0047300D" w:rsidRDefault="0047300D">
      <w:pPr>
        <w:pStyle w:val="ab"/>
      </w:pPr>
      <w:r>
        <w:rPr>
          <w:rStyle w:val="aa"/>
        </w:rPr>
        <w:annotationRef/>
      </w:r>
      <w:r>
        <w:t>И Протоколы Правления</w:t>
      </w:r>
    </w:p>
  </w:comment>
  <w:comment w:id="8" w:author="Муратова Елена Владимировна" w:date="2018-04-06T12:09:00Z" w:initials="ПВО">
    <w:p w:rsidR="0047300D" w:rsidRPr="0047300D" w:rsidRDefault="0047300D">
      <w:pPr>
        <w:pStyle w:val="ab"/>
      </w:pPr>
      <w:r>
        <w:rPr>
          <w:rStyle w:val="aa"/>
        </w:rPr>
        <w:annotationRef/>
      </w:r>
      <w:r>
        <w:t>«К», «</w:t>
      </w:r>
      <w:proofErr w:type="spellStart"/>
      <w:r>
        <w:t>вх</w:t>
      </w:r>
      <w:proofErr w:type="gramStart"/>
      <w:r>
        <w:t>.п</w:t>
      </w:r>
      <w:proofErr w:type="gramEnd"/>
      <w:r>
        <w:t>исьмо</w:t>
      </w:r>
      <w:proofErr w:type="spellEnd"/>
      <w:r>
        <w:t>»</w:t>
      </w:r>
    </w:p>
  </w:comment>
  <w:comment w:id="9" w:author="Окольцина Оксана Анатольевна" w:date="2018-04-09T11:27:00Z" w:initials="ПВО">
    <w:p w:rsidR="00AC7DE9" w:rsidRPr="00AC7DE9" w:rsidRDefault="00AC7DE9">
      <w:pPr>
        <w:pStyle w:val="ab"/>
      </w:pPr>
      <w:r>
        <w:rPr>
          <w:rStyle w:val="aa"/>
        </w:rPr>
        <w:annotationRef/>
      </w:r>
      <w:r>
        <w:t xml:space="preserve">Это поля из разных блоков и их выносить в отдельный блок нет необходимости </w:t>
      </w:r>
    </w:p>
  </w:comment>
  <w:comment w:id="10" w:author="Окольцина Оксана Анатольевна" w:date="2018-04-09T11:39:00Z" w:initials="ПВО">
    <w:p w:rsidR="00090124" w:rsidRDefault="00090124">
      <w:pPr>
        <w:pStyle w:val="ab"/>
      </w:pPr>
      <w:r>
        <w:rPr>
          <w:rStyle w:val="aa"/>
        </w:rPr>
        <w:annotationRef/>
      </w:r>
      <w:r>
        <w:t>Для выбора документов ДОД уровень доступа должен быть автоматически ограничен</w:t>
      </w:r>
    </w:p>
  </w:comment>
  <w:comment w:id="11" w:author="Окольцина Оксана Анатольевна" w:date="2018-04-09T11:44:00Z" w:initials="ПВО">
    <w:p w:rsidR="00090124" w:rsidRDefault="00090124">
      <w:pPr>
        <w:pStyle w:val="ab"/>
      </w:pPr>
      <w:r>
        <w:rPr>
          <w:rStyle w:val="aa"/>
        </w:rPr>
        <w:annotationRef/>
      </w:r>
      <w:r>
        <w:t>Для всех документо</w:t>
      </w:r>
      <w:r w:rsidR="0017313E">
        <w:t>в</w:t>
      </w:r>
      <w:r>
        <w:t xml:space="preserve"> </w:t>
      </w:r>
      <w:r w:rsidR="0017313E">
        <w:t xml:space="preserve"> входящих исходящих и внутренних. Присвоение номера с </w:t>
      </w:r>
      <w:r w:rsidR="0017313E">
        <w:t>суффикс</w:t>
      </w:r>
      <w:bookmarkStart w:id="12" w:name="_GoBack"/>
      <w:bookmarkEnd w:id="12"/>
      <w:r w:rsidR="0017313E">
        <w:t xml:space="preserve"> по правилам регистрации блока делопроизводство</w:t>
      </w:r>
    </w:p>
  </w:comment>
  <w:comment w:id="13" w:author="Муратова Елена Владимировна" w:date="2018-04-06T12:14:00Z" w:initials="ПВО">
    <w:p w:rsidR="0047300D" w:rsidRDefault="0047300D">
      <w:pPr>
        <w:pStyle w:val="ab"/>
      </w:pPr>
      <w:r>
        <w:rPr>
          <w:rStyle w:val="aa"/>
        </w:rPr>
        <w:annotationRef/>
      </w:r>
      <w:r>
        <w:t>Нумератор по ЧТЗ</w:t>
      </w:r>
    </w:p>
  </w:comment>
  <w:comment w:id="15" w:author="Муратова Елена Владимировна" w:date="2018-04-06T12:18:00Z" w:initials="ПВО">
    <w:p w:rsidR="0047300D" w:rsidRDefault="0047300D">
      <w:pPr>
        <w:pStyle w:val="ab"/>
      </w:pPr>
      <w:r>
        <w:rPr>
          <w:rStyle w:val="aa"/>
        </w:rPr>
        <w:annotationRef/>
      </w:r>
      <w:r>
        <w:t>Или «проект-13», «п</w:t>
      </w:r>
      <w:proofErr w:type="gramStart"/>
      <w:r>
        <w:t>р-</w:t>
      </w:r>
      <w:proofErr w:type="gramEnd"/>
      <w:r>
        <w:t>№» не подходит, у некоторых видов протоколов – префикс «Пр-№»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669D" w:rsidRDefault="00C5669D" w:rsidP="004A5438">
      <w:pPr>
        <w:spacing w:after="0" w:line="240" w:lineRule="auto"/>
      </w:pPr>
      <w:r>
        <w:separator/>
      </w:r>
    </w:p>
  </w:endnote>
  <w:endnote w:type="continuationSeparator" w:id="0">
    <w:p w:rsidR="00C5669D" w:rsidRDefault="00C5669D" w:rsidP="004A5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669D" w:rsidRDefault="00C5669D" w:rsidP="004A5438">
      <w:pPr>
        <w:spacing w:after="0" w:line="240" w:lineRule="auto"/>
      </w:pPr>
      <w:r>
        <w:separator/>
      </w:r>
    </w:p>
  </w:footnote>
  <w:footnote w:type="continuationSeparator" w:id="0">
    <w:p w:rsidR="00C5669D" w:rsidRDefault="00C5669D" w:rsidP="004A5438">
      <w:pPr>
        <w:spacing w:after="0" w:line="240" w:lineRule="auto"/>
      </w:pPr>
      <w:r>
        <w:continuationSeparator/>
      </w:r>
    </w:p>
  </w:footnote>
  <w:footnote w:id="1">
    <w:p w:rsidR="00C75CF9" w:rsidRDefault="004A5438">
      <w:pPr>
        <w:pStyle w:val="a7"/>
      </w:pPr>
      <w:r>
        <w:rPr>
          <w:rStyle w:val="a9"/>
        </w:rPr>
        <w:footnoteRef/>
      </w:r>
      <w:r>
        <w:t xml:space="preserve"> </w:t>
      </w:r>
    </w:p>
    <w:p w:rsidR="004A5438" w:rsidRDefault="00C75CF9">
      <w:pPr>
        <w:pStyle w:val="a7"/>
      </w:pPr>
      <w:r>
        <w:t>новые поля во всех РК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63D8E"/>
    <w:multiLevelType w:val="hybridMultilevel"/>
    <w:tmpl w:val="47087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FC7117"/>
    <w:multiLevelType w:val="hybridMultilevel"/>
    <w:tmpl w:val="12360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C05529"/>
    <w:multiLevelType w:val="hybridMultilevel"/>
    <w:tmpl w:val="80DCE42A"/>
    <w:lvl w:ilvl="0" w:tplc="D5BE6C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E95124"/>
    <w:multiLevelType w:val="hybridMultilevel"/>
    <w:tmpl w:val="D43EC6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4162F0"/>
    <w:multiLevelType w:val="hybridMultilevel"/>
    <w:tmpl w:val="C3F2B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6C204C"/>
    <w:multiLevelType w:val="hybridMultilevel"/>
    <w:tmpl w:val="319EF0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5B01E2"/>
    <w:multiLevelType w:val="hybridMultilevel"/>
    <w:tmpl w:val="53ECE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683347"/>
    <w:multiLevelType w:val="hybridMultilevel"/>
    <w:tmpl w:val="49A0F7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2622EA"/>
    <w:multiLevelType w:val="hybridMultilevel"/>
    <w:tmpl w:val="3D52D8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8"/>
  </w:num>
  <w:num w:numId="5">
    <w:abstractNumId w:val="0"/>
  </w:num>
  <w:num w:numId="6">
    <w:abstractNumId w:val="6"/>
  </w:num>
  <w:num w:numId="7">
    <w:abstractNumId w:val="7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9BA"/>
    <w:rsid w:val="00073992"/>
    <w:rsid w:val="000749B0"/>
    <w:rsid w:val="00090124"/>
    <w:rsid w:val="000A107B"/>
    <w:rsid w:val="000B6C94"/>
    <w:rsid w:val="000B6FE6"/>
    <w:rsid w:val="000D0A5E"/>
    <w:rsid w:val="000E221B"/>
    <w:rsid w:val="000E7F0F"/>
    <w:rsid w:val="0011020D"/>
    <w:rsid w:val="00123241"/>
    <w:rsid w:val="001717AF"/>
    <w:rsid w:val="0017313E"/>
    <w:rsid w:val="001864CB"/>
    <w:rsid w:val="001A1F7E"/>
    <w:rsid w:val="001B2992"/>
    <w:rsid w:val="001B6DCD"/>
    <w:rsid w:val="001C018C"/>
    <w:rsid w:val="001D2CDE"/>
    <w:rsid w:val="001D66D5"/>
    <w:rsid w:val="00244628"/>
    <w:rsid w:val="0024684A"/>
    <w:rsid w:val="002647E3"/>
    <w:rsid w:val="002927FB"/>
    <w:rsid w:val="00295451"/>
    <w:rsid w:val="00320FAF"/>
    <w:rsid w:val="00363DD0"/>
    <w:rsid w:val="0036472C"/>
    <w:rsid w:val="003741B0"/>
    <w:rsid w:val="003750FF"/>
    <w:rsid w:val="00387881"/>
    <w:rsid w:val="00390584"/>
    <w:rsid w:val="003976DF"/>
    <w:rsid w:val="003D098E"/>
    <w:rsid w:val="00436EEA"/>
    <w:rsid w:val="00441DE7"/>
    <w:rsid w:val="0047300D"/>
    <w:rsid w:val="004A5438"/>
    <w:rsid w:val="004D07F1"/>
    <w:rsid w:val="004E0D41"/>
    <w:rsid w:val="004E56EC"/>
    <w:rsid w:val="004F282A"/>
    <w:rsid w:val="004F6C37"/>
    <w:rsid w:val="00531FF5"/>
    <w:rsid w:val="00533E92"/>
    <w:rsid w:val="00541F0F"/>
    <w:rsid w:val="005649D7"/>
    <w:rsid w:val="00570408"/>
    <w:rsid w:val="00573108"/>
    <w:rsid w:val="00634C15"/>
    <w:rsid w:val="00642B90"/>
    <w:rsid w:val="00645A90"/>
    <w:rsid w:val="00670F39"/>
    <w:rsid w:val="00683C52"/>
    <w:rsid w:val="006A3302"/>
    <w:rsid w:val="006A62E0"/>
    <w:rsid w:val="006B3926"/>
    <w:rsid w:val="006B79BA"/>
    <w:rsid w:val="006C10BA"/>
    <w:rsid w:val="006C4645"/>
    <w:rsid w:val="006C4A22"/>
    <w:rsid w:val="006D7718"/>
    <w:rsid w:val="00777DE2"/>
    <w:rsid w:val="00794B3A"/>
    <w:rsid w:val="007B71BB"/>
    <w:rsid w:val="007C4D1E"/>
    <w:rsid w:val="007D6F49"/>
    <w:rsid w:val="007E19FE"/>
    <w:rsid w:val="008108F6"/>
    <w:rsid w:val="00840FD2"/>
    <w:rsid w:val="0089627D"/>
    <w:rsid w:val="008A0997"/>
    <w:rsid w:val="008B7B57"/>
    <w:rsid w:val="009019F1"/>
    <w:rsid w:val="0091197F"/>
    <w:rsid w:val="00923993"/>
    <w:rsid w:val="00941329"/>
    <w:rsid w:val="009750F4"/>
    <w:rsid w:val="009C32DE"/>
    <w:rsid w:val="00A436DC"/>
    <w:rsid w:val="00A72982"/>
    <w:rsid w:val="00A83939"/>
    <w:rsid w:val="00A937BF"/>
    <w:rsid w:val="00AC7DE9"/>
    <w:rsid w:val="00AD5069"/>
    <w:rsid w:val="00AF0EF8"/>
    <w:rsid w:val="00B20E52"/>
    <w:rsid w:val="00B667ED"/>
    <w:rsid w:val="00B831FF"/>
    <w:rsid w:val="00B932AC"/>
    <w:rsid w:val="00BB1C49"/>
    <w:rsid w:val="00BC7E10"/>
    <w:rsid w:val="00BD75F8"/>
    <w:rsid w:val="00BF1031"/>
    <w:rsid w:val="00C26428"/>
    <w:rsid w:val="00C5669D"/>
    <w:rsid w:val="00C75CF9"/>
    <w:rsid w:val="00C81E9F"/>
    <w:rsid w:val="00C93705"/>
    <w:rsid w:val="00C97FD0"/>
    <w:rsid w:val="00CA7E30"/>
    <w:rsid w:val="00CE33FD"/>
    <w:rsid w:val="00CF5C1C"/>
    <w:rsid w:val="00D00449"/>
    <w:rsid w:val="00D30E47"/>
    <w:rsid w:val="00D33099"/>
    <w:rsid w:val="00D44968"/>
    <w:rsid w:val="00D4620E"/>
    <w:rsid w:val="00D47853"/>
    <w:rsid w:val="00D71F36"/>
    <w:rsid w:val="00D75F44"/>
    <w:rsid w:val="00DC1C36"/>
    <w:rsid w:val="00DC4C59"/>
    <w:rsid w:val="00DE1F4F"/>
    <w:rsid w:val="00DE6F5B"/>
    <w:rsid w:val="00E044AA"/>
    <w:rsid w:val="00E3650E"/>
    <w:rsid w:val="00E405E4"/>
    <w:rsid w:val="00E47011"/>
    <w:rsid w:val="00E7590C"/>
    <w:rsid w:val="00E8133E"/>
    <w:rsid w:val="00E861C1"/>
    <w:rsid w:val="00EC02F7"/>
    <w:rsid w:val="00EC16B9"/>
    <w:rsid w:val="00ED2364"/>
    <w:rsid w:val="00EF049E"/>
    <w:rsid w:val="00EF4119"/>
    <w:rsid w:val="00F05181"/>
    <w:rsid w:val="00F25B5E"/>
    <w:rsid w:val="00FB12B3"/>
    <w:rsid w:val="00FD4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7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79BA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777D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1864CB"/>
    <w:pPr>
      <w:ind w:left="720"/>
      <w:contextualSpacing/>
    </w:pPr>
  </w:style>
  <w:style w:type="paragraph" w:styleId="a7">
    <w:name w:val="footnote text"/>
    <w:basedOn w:val="a"/>
    <w:link w:val="a8"/>
    <w:uiPriority w:val="99"/>
    <w:semiHidden/>
    <w:unhideWhenUsed/>
    <w:rsid w:val="004A5438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4A5438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4A5438"/>
    <w:rPr>
      <w:vertAlign w:val="superscript"/>
    </w:rPr>
  </w:style>
  <w:style w:type="character" w:styleId="aa">
    <w:name w:val="annotation reference"/>
    <w:basedOn w:val="a0"/>
    <w:uiPriority w:val="99"/>
    <w:semiHidden/>
    <w:unhideWhenUsed/>
    <w:rsid w:val="0047300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7300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47300D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7300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7300D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7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79BA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777D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1864CB"/>
    <w:pPr>
      <w:ind w:left="720"/>
      <w:contextualSpacing/>
    </w:pPr>
  </w:style>
  <w:style w:type="paragraph" w:styleId="a7">
    <w:name w:val="footnote text"/>
    <w:basedOn w:val="a"/>
    <w:link w:val="a8"/>
    <w:uiPriority w:val="99"/>
    <w:semiHidden/>
    <w:unhideWhenUsed/>
    <w:rsid w:val="004A5438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4A5438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4A5438"/>
    <w:rPr>
      <w:vertAlign w:val="superscript"/>
    </w:rPr>
  </w:style>
  <w:style w:type="character" w:styleId="aa">
    <w:name w:val="annotation reference"/>
    <w:basedOn w:val="a0"/>
    <w:uiPriority w:val="99"/>
    <w:semiHidden/>
    <w:unhideWhenUsed/>
    <w:rsid w:val="0047300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7300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47300D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7300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7300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1007E7-1777-4E09-ADBD-168FB3911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Крылосова Анна Юрьевна</dc:creator>
  <cp:lastModifiedBy>Окольцина Оксана Анатольевна</cp:lastModifiedBy>
  <cp:revision>3</cp:revision>
  <dcterms:created xsi:type="dcterms:W3CDTF">2018-04-06T09:20:00Z</dcterms:created>
  <dcterms:modified xsi:type="dcterms:W3CDTF">2018-04-09T08:45:00Z</dcterms:modified>
</cp:coreProperties>
</file>